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93139B" w14:textId="632F1173" w:rsidR="00E967AA" w:rsidRDefault="00E967AA" w:rsidP="00E967AA">
      <w:pPr>
        <w:pStyle w:val="NormalWeb"/>
        <w:spacing w:before="0" w:beforeAutospacing="0" w:after="0" w:afterAutospacing="0"/>
        <w:rPr>
          <w:ins w:id="0" w:author="Jamie Corcoran" w:date="2026-05-06T13:31:00Z"/>
        </w:rPr>
      </w:pPr>
      <w:r>
        <w:br/>
        <w:t> </w:t>
      </w:r>
    </w:p>
    <w:p w14:paraId="1FBD53DA" w14:textId="3D469B53" w:rsidR="00281411" w:rsidRDefault="00281411" w:rsidP="00E967AA">
      <w:pPr>
        <w:pStyle w:val="NormalWeb"/>
        <w:spacing w:before="0" w:beforeAutospacing="0" w:after="0" w:afterAutospacing="0"/>
        <w:rPr>
          <w:ins w:id="1" w:author="Jamie Corcoran" w:date="2026-05-06T13:31:00Z"/>
        </w:rPr>
      </w:pPr>
    </w:p>
    <w:p w14:paraId="697EA7C0" w14:textId="77777777" w:rsidR="00281411" w:rsidRDefault="00281411" w:rsidP="00281411">
      <w:pPr>
        <w:pStyle w:val="NormalWeb"/>
        <w:spacing w:before="0" w:beforeAutospacing="0" w:after="0" w:afterAutospacing="0"/>
        <w:rPr>
          <w:ins w:id="2" w:author="Jamie Corcoran" w:date="2026-05-06T13:31:00Z"/>
        </w:rPr>
      </w:pPr>
      <w:ins w:id="3" w:author="Jamie Corcoran" w:date="2026-05-06T13:31:00Z">
        <w:r>
          <w:t xml:space="preserve">Dear </w:t>
        </w:r>
        <w:proofErr w:type="spellStart"/>
        <w:r>
          <w:t>Dr</w:t>
        </w:r>
        <w:proofErr w:type="spellEnd"/>
        <w:r>
          <w:t xml:space="preserve"> Corcoran,</w:t>
        </w:r>
      </w:ins>
    </w:p>
    <w:p w14:paraId="3AF65095" w14:textId="77777777" w:rsidR="00281411" w:rsidRDefault="00281411" w:rsidP="00281411">
      <w:pPr>
        <w:pStyle w:val="NormalWeb"/>
        <w:spacing w:before="0" w:beforeAutospacing="0" w:after="0" w:afterAutospacing="0"/>
        <w:rPr>
          <w:ins w:id="4" w:author="Jamie Corcoran" w:date="2026-05-06T13:31:00Z"/>
        </w:rPr>
      </w:pPr>
      <w:ins w:id="5" w:author="Jamie Corcoran" w:date="2026-05-06T13:31:00Z">
        <w:r>
          <w:t>We have now reached a decision on the above manuscript.  As you will see, the reviewers raised a number of substantial criticisms that require me to reject your manuscript in its current form. </w:t>
        </w:r>
      </w:ins>
    </w:p>
    <w:p w14:paraId="167E4A2F" w14:textId="77777777" w:rsidR="00281411" w:rsidRDefault="00281411" w:rsidP="00281411">
      <w:pPr>
        <w:pStyle w:val="NormalWeb"/>
        <w:spacing w:before="0" w:beforeAutospacing="0" w:after="0" w:afterAutospacing="0"/>
        <w:rPr>
          <w:ins w:id="6" w:author="Jamie Corcoran" w:date="2026-05-06T13:31:00Z"/>
        </w:rPr>
      </w:pPr>
      <w:ins w:id="7" w:author="Jamie Corcoran" w:date="2026-05-06T13:31:00Z">
        <w:r>
          <w:t xml:space="preserve">Most of the issues identified by the referees concern the methodology or analyses used in the study.  Both referees call for more information on the establishment and stability of the proactive and reactive strains, and referee 2 adds to that the need for more information on and consideration of factors such as fish sex and age.  Referee 1 notes the need for a control analysis in which the densitometry data are randomly shuffled across different areas to confirm the robustness of the study's findings.  Referee 2 points to a need for clear and strong rationales for the selection of brain regions, the use of egr-1 as a marker of neural activity, and the decision to quantify mean optical density, as well as for more detail on </w:t>
        </w:r>
        <w:r>
          <w:rPr>
            <w:rStyle w:val="markenmqz2c6r"/>
          </w:rPr>
          <w:t>experimental</w:t>
        </w:r>
        <w:r>
          <w:t xml:space="preserve"> procedures.  </w:t>
        </w:r>
      </w:ins>
    </w:p>
    <w:p w14:paraId="05F0AFB0" w14:textId="77777777" w:rsidR="00281411" w:rsidRDefault="00281411" w:rsidP="00281411">
      <w:pPr>
        <w:pStyle w:val="NormalWeb"/>
        <w:spacing w:before="0" w:beforeAutospacing="0" w:after="0" w:afterAutospacing="0"/>
        <w:rPr>
          <w:ins w:id="8" w:author="Jamie Corcoran" w:date="2026-05-06T13:31:00Z"/>
        </w:rPr>
      </w:pPr>
      <w:ins w:id="9" w:author="Jamie Corcoran" w:date="2026-05-06T13:31:00Z">
        <w:r>
          <w:t xml:space="preserve">A thoroughly revised manuscript might warrant further consideration, but it will require that you make extensive amendments to your paper, including additional analyses of the data.  I should note that although the referees felt that your study has the potential to make a substantial contribution to the field (which is the key criterion for publication in JEB - see </w:t>
        </w:r>
        <w:r>
          <w:fldChar w:fldCharType="begin"/>
        </w:r>
        <w:r>
          <w:instrText xml:space="preserve"> HYPERLINK "https://urldefense.com/v3/__https:/journals.biologists.com/jeb/pages/aims__;!!PvXuogZ4sRB2p-tU!BtPhiYaMdf6j1GIbNIsWLuGfj8Y9_iPS8dqRkkxFYw1e_bO8dLnRYJ0AydanDFhy3FXpEcCQvezhqYgcByzu$" \o "https://urldefense.com/v3/__https://journals.biologists.com/jeb/pages/aims__;!!PvXuogZ4sRB2p-tU!BtPhiYaMdf6j1GIbNIsWLuGfj8Y9_iPS8dqRkkxFYw1e_bO8dLnRYJ0AydanDFhy3FXpEcCQvezhqYgcByzu$" \t "_blank" </w:instrText>
        </w:r>
        <w:r>
          <w:fldChar w:fldCharType="separate"/>
        </w:r>
        <w:r>
          <w:rPr>
            <w:rStyle w:val="Hyperlink"/>
          </w:rPr>
          <w:t>https://journals.biologists.com/jeb/pages/aims</w:t>
        </w:r>
        <w:r>
          <w:fldChar w:fldCharType="end"/>
        </w:r>
        <w:r>
          <w:t>), enthusiastic recommendations from both reviewers would be required for the manuscript to be accepted.   </w:t>
        </w:r>
      </w:ins>
    </w:p>
    <w:p w14:paraId="7D90B8C4" w14:textId="4016E1E6" w:rsidR="00281411" w:rsidRDefault="00281411" w:rsidP="00281411">
      <w:pPr>
        <w:pStyle w:val="NormalWeb"/>
        <w:spacing w:before="0" w:beforeAutospacing="0" w:after="0" w:afterAutospacing="0"/>
        <w:rPr>
          <w:ins w:id="10" w:author="Jamie Corcoran" w:date="2026-05-06T13:32:00Z"/>
        </w:rPr>
      </w:pPr>
      <w:ins w:id="11" w:author="Jamie Corcoran" w:date="2026-05-06T13:31:00Z">
        <w:r>
          <w:t xml:space="preserve">To see the reviewers' reports and a copy of this decision letter, please go to: </w:t>
        </w:r>
        <w:r>
          <w:fldChar w:fldCharType="begin"/>
        </w:r>
        <w:r>
          <w:instrText xml:space="preserve"> HYPERLINK "https://urldefense.com/v3/__https:/track.editorialmanager.com/CL0/https:*2F*2Fwww.editorialmanager.com*2Fjexbio*2Fl.asp*3Fi=258179*26l=P7ILQXF6/1/010f019d4eab0027-9e02a60b-7ffc-4c61-b9f4-272d6261b588-000000/0Cmcxb99TMWA3I_qOKuKbdTYvW4XwSANSsRsQvAT824=257__;JSUlJSUl!!PvXuogZ4sRB2p-tU!BtPhiYaMdf6j1GIbNIsWLuGfj8Y9_iPS8dqRkkxFYw1e_bO8dLnRYJ0AydanDFhy3FXpEcCQvezhqZJodNpE$" \o "https://urldefense.com/v3/__https://track.editorialmanager.com/CL0/https:*2F*2Fwww.editorialmanager.com*2Fjexbio*2Fl.asp*3Fi=258179*26l=P7ILQXF6/1/010f019d4eab0027-9e02a60b-7ffc-4c61-b9f4-272d6261b588-000000/0Cmcxb99TMWA3I_qOKuKbdTYvW4XwSANSsRsQvAT824=257__;JSUlJSUl!!PvXuogZ4sRB2p-tU!BtPhiYaMdf6j1GIbNIsWLuGfj8Y9_iPS8dqRkkxFYw1e_bO8dLnRYJ0AydanDFhy3FXpEcCQvezhqZJodNpE$" \t "_blank" </w:instrText>
        </w:r>
        <w:r>
          <w:fldChar w:fldCharType="separate"/>
        </w:r>
        <w:r>
          <w:rPr>
            <w:rStyle w:val="Hyperlink"/>
          </w:rPr>
          <w:t>View Reviewer Comments</w:t>
        </w:r>
        <w:r>
          <w:fldChar w:fldCharType="end"/>
        </w:r>
      </w:ins>
    </w:p>
    <w:p w14:paraId="48E51789" w14:textId="17C4BA97" w:rsidR="00281411" w:rsidRDefault="00281411" w:rsidP="00281411">
      <w:pPr>
        <w:pStyle w:val="NormalWeb"/>
        <w:spacing w:before="0" w:beforeAutospacing="0" w:after="0" w:afterAutospacing="0"/>
        <w:rPr>
          <w:ins w:id="12" w:author="Jamie Corcoran" w:date="2026-05-06T13:32:00Z"/>
        </w:rPr>
      </w:pPr>
    </w:p>
    <w:p w14:paraId="7136E1D5" w14:textId="007B6AE3" w:rsidR="00281411" w:rsidRPr="007D0C61" w:rsidRDefault="007D0C61" w:rsidP="00281411">
      <w:pPr>
        <w:pStyle w:val="NormalWeb"/>
        <w:spacing w:before="0" w:beforeAutospacing="0" w:after="0" w:afterAutospacing="0"/>
        <w:rPr>
          <w:ins w:id="13" w:author="Jamie Corcoran" w:date="2026-05-06T13:31:00Z"/>
          <w:color w:val="FF0000"/>
          <w:rPrChange w:id="14" w:author="Jamie Corcoran" w:date="2026-05-09T10:27:00Z">
            <w:rPr>
              <w:ins w:id="15" w:author="Jamie Corcoran" w:date="2026-05-06T13:31:00Z"/>
            </w:rPr>
          </w:rPrChange>
        </w:rPr>
      </w:pPr>
      <w:ins w:id="16" w:author="Jamie Corcoran" w:date="2026-05-09T10:25:00Z">
        <w:r w:rsidRPr="007D0C61">
          <w:rPr>
            <w:color w:val="FF0000"/>
          </w:rPr>
          <w:t>We appreciate the chance to resubmit with corrections. We agree with the comments that there are changes that need to be made.</w:t>
        </w:r>
      </w:ins>
      <w:ins w:id="17" w:author="Jamie Corcoran" w:date="2026-05-09T10:26:00Z">
        <w:r w:rsidRPr="007D0C61">
          <w:rPr>
            <w:color w:val="FF0000"/>
          </w:rPr>
          <w:t xml:space="preserve"> We added the additional analyses and the information on the strains, demographics, brain regions, egr-</w:t>
        </w:r>
      </w:ins>
      <w:ins w:id="18" w:author="Jamie Corcoran" w:date="2026-05-09T10:27:00Z">
        <w:r w:rsidRPr="007D0C61">
          <w:rPr>
            <w:color w:val="FF0000"/>
          </w:rPr>
          <w:t>1, optical density, and experimental procedures.</w:t>
        </w:r>
      </w:ins>
      <w:ins w:id="19" w:author="Jamie Corcoran" w:date="2026-05-09T10:25:00Z">
        <w:r w:rsidRPr="007D0C61">
          <w:rPr>
            <w:color w:val="FF0000"/>
          </w:rPr>
          <w:t xml:space="preserve"> We hope that these responses and corre</w:t>
        </w:r>
      </w:ins>
      <w:ins w:id="20" w:author="Jamie Corcoran" w:date="2026-05-09T10:26:00Z">
        <w:r w:rsidRPr="007D0C61">
          <w:rPr>
            <w:color w:val="FF0000"/>
          </w:rPr>
          <w:t xml:space="preserve">ctions are sufficient to address these issues. </w:t>
        </w:r>
      </w:ins>
    </w:p>
    <w:p w14:paraId="58C1A3C8" w14:textId="77777777" w:rsidR="00281411" w:rsidRPr="007D0C61" w:rsidRDefault="00281411" w:rsidP="00E967AA">
      <w:pPr>
        <w:pStyle w:val="NormalWeb"/>
        <w:spacing w:before="0" w:beforeAutospacing="0" w:after="0" w:afterAutospacing="0"/>
        <w:rPr>
          <w:color w:val="FF0000"/>
          <w:rPrChange w:id="21" w:author="Jamie Corcoran" w:date="2026-05-09T10:27:00Z">
            <w:rPr/>
          </w:rPrChange>
        </w:rPr>
      </w:pPr>
    </w:p>
    <w:p w14:paraId="41640BB5" w14:textId="5786A904" w:rsidR="00E967AA" w:rsidRPr="00A15006" w:rsidRDefault="00A15006" w:rsidP="00E967AA">
      <w:pPr>
        <w:pStyle w:val="NormalWeb"/>
        <w:spacing w:before="0" w:beforeAutospacing="0" w:after="0" w:afterAutospacing="0"/>
        <w:rPr>
          <w:b/>
        </w:rPr>
      </w:pPr>
      <w:r w:rsidRPr="00A15006">
        <w:rPr>
          <w:b/>
        </w:rPr>
        <w:t>Response to Reviewer Comments</w:t>
      </w:r>
    </w:p>
    <w:p w14:paraId="640EEF71" w14:textId="77777777" w:rsidR="00A15006" w:rsidRDefault="00A15006" w:rsidP="00E967AA">
      <w:pPr>
        <w:pStyle w:val="NormalWeb"/>
        <w:spacing w:before="0" w:beforeAutospacing="0" w:after="0" w:afterAutospacing="0"/>
      </w:pPr>
    </w:p>
    <w:p w14:paraId="4E2CD35C" w14:textId="77777777" w:rsidR="00281411" w:rsidRDefault="00E967AA" w:rsidP="00E967AA">
      <w:pPr>
        <w:pStyle w:val="NormalWeb"/>
        <w:spacing w:before="0" w:beforeAutospacing="0" w:after="240" w:afterAutospacing="0"/>
        <w:rPr>
          <w:ins w:id="22" w:author="Jamie Corcoran" w:date="2026-05-06T13:30:00Z"/>
        </w:rPr>
      </w:pPr>
      <w:r>
        <w:t>Reviewer 1: In this manuscript, to infer the functional connectivity among regions of the zebrafish brain under various conditions, the authors applied structural equation modelling to in situ hybridization results. I admit this method will give valuable hints to other researchers who hope to investigate each connection more deeply by the application of other sophisticated methods. However, I have several concerns as follows.</w:t>
      </w:r>
    </w:p>
    <w:p w14:paraId="3406074D" w14:textId="387DDACD" w:rsidR="005F007D" w:rsidRDefault="00281411" w:rsidP="00E967AA">
      <w:pPr>
        <w:pStyle w:val="NormalWeb"/>
        <w:spacing w:before="0" w:beforeAutospacing="0" w:after="240" w:afterAutospacing="0"/>
      </w:pPr>
      <w:ins w:id="23" w:author="Jamie Corcoran" w:date="2026-05-06T13:30:00Z">
        <w:r w:rsidRPr="007D0C61">
          <w:rPr>
            <w:color w:val="FF0000"/>
            <w:rPrChange w:id="24" w:author="Jamie Corcoran" w:date="2026-05-09T10:28:00Z">
              <w:rPr/>
            </w:rPrChange>
          </w:rPr>
          <w:t xml:space="preserve">We appreciate the </w:t>
        </w:r>
      </w:ins>
      <w:ins w:id="25" w:author="Jamie Corcoran" w:date="2026-05-09T10:28:00Z">
        <w:r w:rsidR="007D0C61" w:rsidRPr="007D0C61">
          <w:rPr>
            <w:color w:val="FF0000"/>
          </w:rPr>
          <w:t>evaluation of our study. We hope to have addressed these concerns sufficiently.</w:t>
        </w:r>
      </w:ins>
      <w:r w:rsidR="00E967AA">
        <w:br/>
      </w:r>
      <w:r w:rsidR="00E967AA">
        <w:br/>
        <w:t>1: Although the authors already reported in their previous paper, they should describe more details on how they established what they call "the proactive and reactive strains".</w:t>
      </w:r>
    </w:p>
    <w:p w14:paraId="467A659E" w14:textId="00E7C108" w:rsidR="005F007D" w:rsidRDefault="00383947" w:rsidP="00E967AA">
      <w:pPr>
        <w:pStyle w:val="NormalWeb"/>
        <w:spacing w:before="0" w:beforeAutospacing="0" w:after="240" w:afterAutospacing="0"/>
      </w:pPr>
      <w:r>
        <w:rPr>
          <w:color w:val="FF0000"/>
        </w:rPr>
        <w:t xml:space="preserve">We appreciate the feedback. </w:t>
      </w:r>
      <w:r w:rsidR="005F007D" w:rsidRPr="005F007D">
        <w:rPr>
          <w:color w:val="FF0000"/>
        </w:rPr>
        <w:t>More detail has been added</w:t>
      </w:r>
      <w:r w:rsidR="003F0D99">
        <w:rPr>
          <w:color w:val="FF0000"/>
        </w:rPr>
        <w:t xml:space="preserve"> on the proactive and reactive strains</w:t>
      </w:r>
      <w:r>
        <w:rPr>
          <w:color w:val="FF0000"/>
        </w:rPr>
        <w:t xml:space="preserve"> in lines 98-103</w:t>
      </w:r>
      <w:r w:rsidR="003F0D99">
        <w:rPr>
          <w:color w:val="FF0000"/>
        </w:rPr>
        <w:t>.</w:t>
      </w:r>
      <w:r>
        <w:rPr>
          <w:color w:val="FF0000"/>
        </w:rPr>
        <w:t xml:space="preserve"> We included specific details on selective breeding and details on the reliability of stress coping styles.</w:t>
      </w:r>
      <w:r w:rsidR="003F0D99">
        <w:rPr>
          <w:color w:val="FF0000"/>
        </w:rPr>
        <w:t xml:space="preserve"> </w:t>
      </w:r>
      <w:commentRangeStart w:id="26"/>
      <w:del w:id="27" w:author="Jamie Corcoran" w:date="2026-05-06T13:30:00Z">
        <w:r w:rsidR="00146896" w:rsidDel="00281411">
          <w:rPr>
            <w:color w:val="FF0000"/>
          </w:rPr>
          <w:delText>We also discuss the trait vs state argument on lines 309-31</w:delText>
        </w:r>
        <w:r w:rsidR="004641E1" w:rsidDel="00281411">
          <w:rPr>
            <w:color w:val="FF0000"/>
          </w:rPr>
          <w:delText>4</w:delText>
        </w:r>
        <w:r w:rsidR="00146896" w:rsidDel="00281411">
          <w:rPr>
            <w:color w:val="FF0000"/>
          </w:rPr>
          <w:delText>. The lines are likely a trait due to consistency across time and context</w:delText>
        </w:r>
        <w:commentRangeEnd w:id="26"/>
        <w:r w:rsidR="00C424EB" w:rsidDel="00281411">
          <w:rPr>
            <w:rStyle w:val="CommentReference"/>
            <w:color w:val="FF0000"/>
            <w:sz w:val="24"/>
            <w:szCs w:val="24"/>
          </w:rPr>
          <w:commentReference w:id="26"/>
        </w:r>
        <w:r w:rsidR="00146896" w:rsidDel="00281411">
          <w:rPr>
            <w:color w:val="FF0000"/>
          </w:rPr>
          <w:delText>.</w:delText>
        </w:r>
      </w:del>
      <w:r w:rsidR="00E967AA">
        <w:br/>
      </w:r>
      <w:r w:rsidR="00E967AA">
        <w:br/>
      </w:r>
      <w:r w:rsidR="00E967AA">
        <w:lastRenderedPageBreak/>
        <w:t>2: The authors should make it clear that the obtained relationships among different areas of the brain do not indicate connectivity but possible functional relation.</w:t>
      </w:r>
    </w:p>
    <w:p w14:paraId="230A8C91" w14:textId="4B7DCA96" w:rsidR="005F007D" w:rsidRDefault="00383947" w:rsidP="00E967AA">
      <w:pPr>
        <w:pStyle w:val="NormalWeb"/>
        <w:spacing w:before="0" w:beforeAutospacing="0" w:after="240" w:afterAutospacing="0"/>
      </w:pPr>
      <w:r>
        <w:rPr>
          <w:color w:val="FF0000"/>
        </w:rPr>
        <w:t>We agree with this comment</w:t>
      </w:r>
      <w:r w:rsidR="00146896">
        <w:rPr>
          <w:color w:val="FF0000"/>
        </w:rPr>
        <w:t>, due to the nature of the measurements and statistics we cannot confidently call the relationships connectivity</w:t>
      </w:r>
      <w:r>
        <w:rPr>
          <w:color w:val="FF0000"/>
        </w:rPr>
        <w:t>. The wording has been changed in the title and lines 44, 270, and 279.</w:t>
      </w:r>
      <w:r w:rsidR="00E967AA">
        <w:br/>
      </w:r>
      <w:r w:rsidR="00E967AA">
        <w:br/>
        <w:t>3: The authors show the relationships between different parts of the brain only by the thickness of the arrows; they should add numerical parameters on the arrows to enable the readers to evaluate quantitatively.</w:t>
      </w:r>
    </w:p>
    <w:p w14:paraId="59270DF7" w14:textId="50DFBCE9" w:rsidR="005F007D" w:rsidRDefault="00383947" w:rsidP="00E967AA">
      <w:pPr>
        <w:pStyle w:val="NormalWeb"/>
        <w:spacing w:before="0" w:beforeAutospacing="0" w:after="240" w:afterAutospacing="0"/>
      </w:pPr>
      <w:r w:rsidRPr="00DD5778">
        <w:rPr>
          <w:color w:val="FF0000"/>
        </w:rPr>
        <w:t xml:space="preserve">We agree with this comment to help viewers better understand the interactions between brain areas. </w:t>
      </w:r>
      <w:r w:rsidR="005F007D" w:rsidRPr="00DD5778">
        <w:rPr>
          <w:color w:val="FF0000"/>
        </w:rPr>
        <w:t>The numbers have been added</w:t>
      </w:r>
      <w:r w:rsidRPr="00DD5778">
        <w:rPr>
          <w:color w:val="FF0000"/>
        </w:rPr>
        <w:t xml:space="preserve"> in Figure 2.</w:t>
      </w:r>
      <w:r w:rsidR="00E967AA">
        <w:br/>
      </w:r>
      <w:r w:rsidR="00E967AA">
        <w:br/>
        <w:t>4: The sample size for each condition is not so large (around ten to fifteen). Although the authors demonstrate the statistical suitability of applying the model, they should also show how reliable the causal relationships between different areas are.</w:t>
      </w:r>
    </w:p>
    <w:p w14:paraId="250C210A" w14:textId="7547E23D" w:rsidR="00DD5778" w:rsidRDefault="00DD5778" w:rsidP="00A95D20">
      <w:pPr>
        <w:pStyle w:val="NormalWeb"/>
        <w:spacing w:before="0" w:beforeAutospacing="0" w:after="240" w:afterAutospacing="0"/>
        <w:rPr>
          <w:color w:val="FF0000"/>
        </w:rPr>
      </w:pPr>
      <w:r>
        <w:rPr>
          <w:color w:val="FF0000"/>
        </w:rPr>
        <w:t xml:space="preserve">We appreciate the consideration for statistical reliability. To address this we implemented the randomized testing suggested in the next comment. </w:t>
      </w:r>
    </w:p>
    <w:p w14:paraId="2FC8DDA8" w14:textId="4F525823" w:rsidR="00A95D20" w:rsidRPr="00383947" w:rsidRDefault="00E967AA" w:rsidP="00A95D20">
      <w:pPr>
        <w:pStyle w:val="NormalWeb"/>
        <w:spacing w:before="0" w:beforeAutospacing="0" w:after="240" w:afterAutospacing="0"/>
        <w:rPr>
          <w:color w:val="FF0000"/>
        </w:rPr>
      </w:pPr>
      <w:r>
        <w:br/>
        <w:t>5: The authors selected the areas of their interest as they are likely to interact with each other according to the previous accumulated reports. The results are consistent with their expectation. As a control, they should randomly shuffle the densitometry data across different areas and apply the same analysis to show that similar, consistent results are not obtained.</w:t>
      </w:r>
    </w:p>
    <w:p w14:paraId="56A56C0F" w14:textId="795601F5" w:rsidR="003269D9" w:rsidRDefault="003269D9" w:rsidP="00A95D20">
      <w:pPr>
        <w:pStyle w:val="NormalWeb"/>
        <w:spacing w:before="0" w:beforeAutospacing="0" w:after="240" w:afterAutospacing="0"/>
        <w:rPr>
          <w:color w:val="FF0000"/>
        </w:rPr>
      </w:pPr>
      <w:r>
        <w:rPr>
          <w:color w:val="FF0000"/>
        </w:rPr>
        <w:t>We shuffled the data two different ways. We first shuffled the groups so that treatment and control or bold and shy were randomized. We performed this for each SEM model and then checked fit statistics. When we performed this with the baseline fish, comparing proactive and reactive, 8 of the 100 times we randomized the data produced results with acceptable fit. When we performed this for the proactive model, comparing treatment and control, 10 out of the 100 times produced acceptable fit. When we performed this with the reactive model, comparing across treatment and control, 5 out of the 100 times produced acceptable fit. When we performed this with the stressed model, comparing proactive and reactive, 2 out of the 100 times produced acceptable fit.</w:t>
      </w:r>
    </w:p>
    <w:p w14:paraId="739600B9" w14:textId="15452526" w:rsidR="003269D9" w:rsidRDefault="003269D9" w:rsidP="00A95D20">
      <w:pPr>
        <w:pStyle w:val="NormalWeb"/>
        <w:spacing w:before="0" w:beforeAutospacing="0" w:after="240" w:afterAutospacing="0"/>
        <w:rPr>
          <w:color w:val="FF0000"/>
        </w:rPr>
      </w:pPr>
      <w:r>
        <w:rPr>
          <w:color w:val="FF0000"/>
        </w:rPr>
        <w:tab/>
        <w:t xml:space="preserve">We also randomized the densitometry across different brain areas. For the </w:t>
      </w:r>
      <w:r w:rsidR="00146896">
        <w:rPr>
          <w:color w:val="FF0000"/>
        </w:rPr>
        <w:t>s</w:t>
      </w:r>
      <w:r>
        <w:rPr>
          <w:color w:val="FF0000"/>
        </w:rPr>
        <w:t xml:space="preserve">tressed group, comparing proactive and reactive, none of the 100 models had acceptable fit. When we tested the proactive model, comparing across treatment and control, 2 out of the 100 had acceptable fit. When we tested the reactive model, comparing across control and treatment, 4 out of the 100 models had acceptable fit. When we tested the baseline model, comparing across proactive and reactive, 8 out of the 100 had acceptable fit. </w:t>
      </w:r>
    </w:p>
    <w:p w14:paraId="6539EE41" w14:textId="1D7385A0" w:rsidR="003269D9" w:rsidRPr="003269D9" w:rsidRDefault="003269D9" w:rsidP="00A95D20">
      <w:pPr>
        <w:pStyle w:val="NormalWeb"/>
        <w:spacing w:before="0" w:beforeAutospacing="0" w:after="240" w:afterAutospacing="0"/>
        <w:rPr>
          <w:color w:val="FF0000"/>
        </w:rPr>
      </w:pPr>
      <w:r>
        <w:rPr>
          <w:color w:val="FF0000"/>
        </w:rPr>
        <w:t xml:space="preserve">We </w:t>
      </w:r>
      <w:del w:id="28" w:author="Jamie Corcoran" w:date="2026-05-06T13:33:00Z">
        <w:r w:rsidDel="00281411">
          <w:rPr>
            <w:color w:val="FF0000"/>
          </w:rPr>
          <w:delText xml:space="preserve">also </w:delText>
        </w:r>
      </w:del>
      <w:r>
        <w:rPr>
          <w:color w:val="FF0000"/>
        </w:rPr>
        <w:t>put these tables showing the fit statistics for each randomization into the supplementary information</w:t>
      </w:r>
      <w:r w:rsidR="00146896">
        <w:rPr>
          <w:color w:val="FF0000"/>
        </w:rPr>
        <w:t xml:space="preserve"> (Supplementary Tables 9-12)</w:t>
      </w:r>
      <w:r>
        <w:rPr>
          <w:color w:val="FF0000"/>
        </w:rPr>
        <w:t xml:space="preserve"> and mention the data on Lines 194-196.</w:t>
      </w:r>
    </w:p>
    <w:p w14:paraId="7BBCCF62" w14:textId="77777777" w:rsidR="00281411" w:rsidRDefault="00E967AA" w:rsidP="00E967AA">
      <w:pPr>
        <w:pStyle w:val="NormalWeb"/>
        <w:spacing w:before="0" w:beforeAutospacing="0" w:after="240" w:afterAutospacing="0"/>
        <w:rPr>
          <w:ins w:id="29" w:author="Jamie Corcoran" w:date="2026-05-06T13:32:00Z"/>
        </w:rPr>
      </w:pPr>
      <w:r>
        <w:lastRenderedPageBreak/>
        <w:br/>
        <w:t>Reviewer 2: General Comments</w:t>
      </w:r>
      <w:r>
        <w:br/>
        <w:t xml:space="preserve">The manuscript addresses an interesting and potentially important question regarding whether alternative stress coping styles in zebrafish are associated not simply with activity differences in isolated brain regions, but with distinct patterns of functional brain network </w:t>
      </w:r>
      <w:proofErr w:type="spellStart"/>
      <w:r>
        <w:t>organisation</w:t>
      </w:r>
      <w:proofErr w:type="spellEnd"/>
      <w:r>
        <w:t>. The conceptual framing of stress coping style as a biologically meaningful axis of individual variation is compelling, and the attempt to examine this at the network level rather than through single-region analysis is a strength of the study. The use of selectively bred proactive and reactive lines is also valuable. Overall, the study is promising and the findings are potentially meaningful; however, several conceptual, biological, and methodological issues require clarification before the conclusions can be fully supported.</w:t>
      </w:r>
      <w:del w:id="30" w:author="Jamie Corcoran" w:date="2026-05-06T13:32:00Z">
        <w:r w:rsidDel="00281411">
          <w:br/>
        </w:r>
      </w:del>
    </w:p>
    <w:p w14:paraId="489610FF" w14:textId="5DBE948E" w:rsidR="00281411" w:rsidRPr="00281411" w:rsidRDefault="00281411" w:rsidP="00E967AA">
      <w:pPr>
        <w:pStyle w:val="NormalWeb"/>
        <w:spacing w:before="0" w:beforeAutospacing="0" w:after="240" w:afterAutospacing="0"/>
        <w:rPr>
          <w:ins w:id="31" w:author="Jamie Corcoran" w:date="2026-05-06T13:32:00Z"/>
          <w:color w:val="FF0000"/>
          <w:rPrChange w:id="32" w:author="Jamie Corcoran" w:date="2026-05-06T13:32:00Z">
            <w:rPr>
              <w:ins w:id="33" w:author="Jamie Corcoran" w:date="2026-05-06T13:32:00Z"/>
            </w:rPr>
          </w:rPrChange>
        </w:rPr>
      </w:pPr>
      <w:ins w:id="34" w:author="Jamie Corcoran" w:date="2026-05-06T13:32:00Z">
        <w:r w:rsidRPr="00281411">
          <w:rPr>
            <w:color w:val="FF0000"/>
            <w:rPrChange w:id="35" w:author="Jamie Corcoran" w:date="2026-05-06T13:32:00Z">
              <w:rPr/>
            </w:rPrChange>
          </w:rPr>
          <w:t xml:space="preserve">We appreciate the </w:t>
        </w:r>
      </w:ins>
      <w:ins w:id="36" w:author="Jamie Corcoran" w:date="2026-05-09T12:27:00Z">
        <w:r w:rsidR="007D0C61">
          <w:rPr>
            <w:color w:val="FF0000"/>
          </w:rPr>
          <w:t>positive feedback about the strengths of the paper</w:t>
        </w:r>
      </w:ins>
      <w:ins w:id="37" w:author="Jamie Corcoran" w:date="2026-05-09T11:04:00Z">
        <w:r w:rsidR="007D0C61">
          <w:rPr>
            <w:color w:val="FF0000"/>
          </w:rPr>
          <w:t xml:space="preserve">. </w:t>
        </w:r>
      </w:ins>
      <w:ins w:id="38" w:author="Jamie Corcoran" w:date="2026-05-09T11:05:00Z">
        <w:r w:rsidR="007D0C61">
          <w:rPr>
            <w:color w:val="FF0000"/>
          </w:rPr>
          <w:t>We hope that we have addressed the issues successfully.</w:t>
        </w:r>
      </w:ins>
    </w:p>
    <w:p w14:paraId="53D2891C" w14:textId="100FC8C6" w:rsidR="005F007D" w:rsidRDefault="00E967AA" w:rsidP="00E967AA">
      <w:pPr>
        <w:pStyle w:val="NormalWeb"/>
        <w:spacing w:before="0" w:beforeAutospacing="0" w:after="240" w:afterAutospacing="0"/>
      </w:pPr>
      <w:r>
        <w:br/>
        <w:t>Specific Comments</w:t>
      </w:r>
      <w:r>
        <w:br/>
        <w:t xml:space="preserve">One major issue concerns the interpretation of "stress coping style" itself. The manuscript treats proactive and reactive responses largely as stable and trait-like phenotypes, but it remains unclear whether the same individual may exhibit different coping responses depending on external socio-environmental context or intrinsic biological state, such as age, developmental stage, prior experience, reproductive status, or endocrine condition. This is particularly important because the Discussion places considerable emphasis on the idea that baseline network </w:t>
      </w:r>
      <w:proofErr w:type="spellStart"/>
      <w:r>
        <w:t>organisation</w:t>
      </w:r>
      <w:proofErr w:type="spellEnd"/>
      <w:r>
        <w:t xml:space="preserve"> may "prime" or bias later </w:t>
      </w:r>
      <w:proofErr w:type="spellStart"/>
      <w:r>
        <w:t>behavioural</w:t>
      </w:r>
      <w:proofErr w:type="spellEnd"/>
      <w:r>
        <w:t xml:space="preserve"> responses. While this is an interesting hypothesis, it is also possible that the observed differences reflect dynamic state-dependent modulation rather than fixed coping architecture. The manuscript would therefore benefit from a more nuanced discussion of the extent to which these coping styles are truly stable across contexts, and whether the findings reflect enduring trait differences or context-sensitive network states.</w:t>
      </w:r>
    </w:p>
    <w:p w14:paraId="751DF0F7" w14:textId="26C7E6E5" w:rsidR="00004192" w:rsidRDefault="00A83830" w:rsidP="00C74B37">
      <w:pPr>
        <w:pStyle w:val="NormalWeb"/>
        <w:spacing w:before="0" w:beforeAutospacing="0" w:after="240" w:afterAutospacing="0"/>
        <w:rPr>
          <w:color w:val="FF0000"/>
        </w:rPr>
      </w:pPr>
      <w:ins w:id="39" w:author="Ryan Wong" w:date="2026-05-05T09:29:00Z">
        <w:r>
          <w:rPr>
            <w:color w:val="FF0000"/>
          </w:rPr>
          <w:t>The reviewer brings up</w:t>
        </w:r>
        <w:r w:rsidR="00DC5E50">
          <w:rPr>
            <w:color w:val="FF0000"/>
          </w:rPr>
          <w:t xml:space="preserve"> an astute point regarding the </w:t>
        </w:r>
      </w:ins>
      <w:ins w:id="40" w:author="Ryan Wong" w:date="2026-05-05T09:30:00Z">
        <w:r w:rsidR="008226ED">
          <w:rPr>
            <w:color w:val="FF0000"/>
          </w:rPr>
          <w:t>need to distinguish bet</w:t>
        </w:r>
      </w:ins>
      <w:ins w:id="41" w:author="Ryan Wong" w:date="2026-05-05T09:31:00Z">
        <w:r w:rsidR="008226ED">
          <w:rPr>
            <w:color w:val="FF0000"/>
          </w:rPr>
          <w:t xml:space="preserve">ween </w:t>
        </w:r>
      </w:ins>
      <w:ins w:id="42" w:author="Ryan Wong" w:date="2026-05-05T09:30:00Z">
        <w:r w:rsidR="008226ED">
          <w:rPr>
            <w:color w:val="FF0000"/>
          </w:rPr>
          <w:t>the possibility that</w:t>
        </w:r>
      </w:ins>
      <w:ins w:id="43" w:author="Ryan Wong" w:date="2026-05-05T09:29:00Z">
        <w:r w:rsidR="00DC5E50">
          <w:rPr>
            <w:color w:val="FF0000"/>
          </w:rPr>
          <w:t xml:space="preserve"> the</w:t>
        </w:r>
      </w:ins>
      <w:ins w:id="44" w:author="Ryan Wong" w:date="2026-05-05T09:30:00Z">
        <w:r w:rsidR="005E3A6A">
          <w:rPr>
            <w:color w:val="FF0000"/>
          </w:rPr>
          <w:t xml:space="preserve"> </w:t>
        </w:r>
      </w:ins>
      <w:ins w:id="45" w:author="Ryan Wong" w:date="2026-05-05T09:32:00Z">
        <w:r w:rsidR="003F142A">
          <w:rPr>
            <w:color w:val="FF0000"/>
          </w:rPr>
          <w:t>responses</w:t>
        </w:r>
      </w:ins>
      <w:ins w:id="46" w:author="Ryan Wong" w:date="2026-05-05T09:30:00Z">
        <w:r w:rsidR="005E3A6A">
          <w:rPr>
            <w:color w:val="FF0000"/>
          </w:rPr>
          <w:t xml:space="preserve"> of the </w:t>
        </w:r>
      </w:ins>
      <w:ins w:id="47" w:author="Ryan Wong" w:date="2026-05-05T09:31:00Z">
        <w:r w:rsidR="00A801DF">
          <w:rPr>
            <w:color w:val="FF0000"/>
          </w:rPr>
          <w:t>selectively</w:t>
        </w:r>
      </w:ins>
      <w:ins w:id="48" w:author="Ryan Wong" w:date="2026-05-05T09:30:00Z">
        <w:r w:rsidR="005E3A6A">
          <w:rPr>
            <w:color w:val="FF0000"/>
          </w:rPr>
          <w:t xml:space="preserve"> bred lines are</w:t>
        </w:r>
      </w:ins>
      <w:ins w:id="49" w:author="Ryan Wong" w:date="2026-05-05T09:31:00Z">
        <w:r w:rsidR="008226ED">
          <w:rPr>
            <w:color w:val="FF0000"/>
          </w:rPr>
          <w:t xml:space="preserve"> </w:t>
        </w:r>
        <w:r w:rsidR="00A801DF">
          <w:rPr>
            <w:color w:val="FF0000"/>
          </w:rPr>
          <w:t>traits or states.</w:t>
        </w:r>
      </w:ins>
      <w:ins w:id="50" w:author="Ryan Wong" w:date="2026-05-05T10:00:00Z">
        <w:r w:rsidR="00903F08">
          <w:rPr>
            <w:color w:val="FF0000"/>
          </w:rPr>
          <w:t xml:space="preserve"> We believe that one of the advantages of using selectively bred lines </w:t>
        </w:r>
        <w:r w:rsidR="00C403AD">
          <w:rPr>
            <w:color w:val="FF0000"/>
          </w:rPr>
          <w:t xml:space="preserve">to investigate </w:t>
        </w:r>
      </w:ins>
      <w:ins w:id="51" w:author="Ryan Wong" w:date="2026-05-05T10:01:00Z">
        <w:r w:rsidR="00C403AD">
          <w:rPr>
            <w:color w:val="FF0000"/>
          </w:rPr>
          <w:t xml:space="preserve">underlying proximate mechanisms </w:t>
        </w:r>
      </w:ins>
      <w:ins w:id="52" w:author="Ryan Wong" w:date="2026-05-05T10:00:00Z">
        <w:r w:rsidR="00903F08">
          <w:rPr>
            <w:color w:val="FF0000"/>
          </w:rPr>
          <w:t xml:space="preserve">as opposed to screening </w:t>
        </w:r>
        <w:r w:rsidR="00C403AD">
          <w:rPr>
            <w:color w:val="FF0000"/>
          </w:rPr>
          <w:t xml:space="preserve">through unselected populations is the ability </w:t>
        </w:r>
      </w:ins>
      <w:ins w:id="53" w:author="Ryan Wong" w:date="2026-05-05T10:01:00Z">
        <w:r w:rsidR="00A96048">
          <w:rPr>
            <w:color w:val="FF0000"/>
          </w:rPr>
          <w:t xml:space="preserve">to </w:t>
        </w:r>
        <w:r w:rsidR="00D138A5">
          <w:rPr>
            <w:color w:val="FF0000"/>
          </w:rPr>
          <w:t>show trait differences through the lines ins</w:t>
        </w:r>
      </w:ins>
      <w:ins w:id="54" w:author="Ryan Wong" w:date="2026-05-05T10:02:00Z">
        <w:r w:rsidR="00D138A5">
          <w:rPr>
            <w:color w:val="FF0000"/>
          </w:rPr>
          <w:t xml:space="preserve">tead of need to </w:t>
        </w:r>
        <w:r w:rsidR="00B12F12">
          <w:rPr>
            <w:color w:val="FF0000"/>
          </w:rPr>
          <w:t>repeatedly</w:t>
        </w:r>
        <w:r w:rsidR="00D138A5">
          <w:rPr>
            <w:color w:val="FF0000"/>
          </w:rPr>
          <w:t xml:space="preserve"> demonstrate </w:t>
        </w:r>
        <w:r w:rsidR="00B12F12">
          <w:rPr>
            <w:color w:val="FF0000"/>
          </w:rPr>
          <w:t>across studies.</w:t>
        </w:r>
      </w:ins>
      <w:ins w:id="55" w:author="Ryan Wong" w:date="2026-05-05T09:31:00Z">
        <w:r w:rsidR="00A801DF">
          <w:rPr>
            <w:color w:val="FF0000"/>
          </w:rPr>
          <w:t xml:space="preserve"> </w:t>
        </w:r>
      </w:ins>
      <w:ins w:id="56" w:author="Ryan Wong" w:date="2026-05-05T09:36:00Z">
        <w:r w:rsidR="005169D0">
          <w:rPr>
            <w:color w:val="FF0000"/>
          </w:rPr>
          <w:t>As mentioned in response to the other revie</w:t>
        </w:r>
      </w:ins>
      <w:ins w:id="57" w:author="Ryan Wong" w:date="2026-05-05T09:37:00Z">
        <w:r w:rsidR="005169D0">
          <w:rPr>
            <w:color w:val="FF0000"/>
          </w:rPr>
          <w:t xml:space="preserve">wer’s comment, </w:t>
        </w:r>
        <w:r w:rsidR="00C659EB">
          <w:rPr>
            <w:color w:val="FF0000"/>
          </w:rPr>
          <w:t>the selectively bred lines we used in the current study originated from a wild population of zebrafish</w:t>
        </w:r>
      </w:ins>
      <w:ins w:id="58" w:author="Ryan Wong" w:date="2026-05-05T09:38:00Z">
        <w:r w:rsidR="00E63B85">
          <w:rPr>
            <w:color w:val="FF0000"/>
          </w:rPr>
          <w:t xml:space="preserve"> (near location </w:t>
        </w:r>
      </w:ins>
      <w:ins w:id="59" w:author="Ryan Wong" w:date="2026-05-05T09:45:00Z">
        <w:r w:rsidR="00192178">
          <w:rPr>
            <w:color w:val="FF0000"/>
          </w:rPr>
          <w:t>West Bengal, India</w:t>
        </w:r>
      </w:ins>
      <w:ins w:id="60" w:author="Ryan Wong" w:date="2026-05-05T09:38:00Z">
        <w:r w:rsidR="00E63B85">
          <w:rPr>
            <w:color w:val="FF0000"/>
          </w:rPr>
          <w:t xml:space="preserve">). </w:t>
        </w:r>
        <w:r w:rsidR="003B2697">
          <w:rPr>
            <w:color w:val="FF0000"/>
          </w:rPr>
          <w:t xml:space="preserve">From this population, the lines were </w:t>
        </w:r>
        <w:r w:rsidR="004B1A57">
          <w:rPr>
            <w:color w:val="FF0000"/>
          </w:rPr>
          <w:t>initiated and maintained using a selective br</w:t>
        </w:r>
      </w:ins>
      <w:ins w:id="61" w:author="Ryan Wong" w:date="2026-05-05T09:39:00Z">
        <w:r w:rsidR="004B1A57">
          <w:rPr>
            <w:color w:val="FF0000"/>
          </w:rPr>
          <w:t xml:space="preserve">eeding paradigm that consisted of breeding together individuals that </w:t>
        </w:r>
      </w:ins>
      <w:ins w:id="62" w:author="Ryan Wong" w:date="2026-05-05T10:18:00Z">
        <w:r w:rsidR="0056297F">
          <w:rPr>
            <w:color w:val="FF0000"/>
          </w:rPr>
          <w:t>res</w:t>
        </w:r>
      </w:ins>
      <w:ins w:id="63" w:author="Ryan Wong" w:date="2026-05-05T10:19:00Z">
        <w:r w:rsidR="0056297F">
          <w:rPr>
            <w:color w:val="FF0000"/>
          </w:rPr>
          <w:t>ponded to a novelty stressor by spending</w:t>
        </w:r>
      </w:ins>
      <w:ins w:id="64" w:author="Ryan Wong" w:date="2026-05-05T09:39:00Z">
        <w:r w:rsidR="004B1A57">
          <w:rPr>
            <w:color w:val="FF0000"/>
          </w:rPr>
          <w:t xml:space="preserve"> majority of </w:t>
        </w:r>
        <w:r w:rsidR="0085272A">
          <w:rPr>
            <w:color w:val="FF0000"/>
          </w:rPr>
          <w:t xml:space="preserve">time in an open field test behavioral assay in a frozen state (reactive line) and other individuals that spent the majority of the time </w:t>
        </w:r>
      </w:ins>
      <w:ins w:id="65" w:author="Ryan Wong" w:date="2026-05-05T09:40:00Z">
        <w:r w:rsidR="007131E9">
          <w:rPr>
            <w:color w:val="FF0000"/>
          </w:rPr>
          <w:t xml:space="preserve">actively swimming in the same paradigm (proactive line) (additional details described in </w:t>
        </w:r>
      </w:ins>
      <w:ins w:id="66" w:author="Ryan Wong" w:date="2026-05-05T09:59:00Z">
        <w:r w:rsidR="008771EC">
          <w:rPr>
            <w:color w:val="FF0000"/>
          </w:rPr>
          <w:t>Wong et al., 2012</w:t>
        </w:r>
      </w:ins>
      <w:ins w:id="67" w:author="Ryan Wong" w:date="2026-05-05T09:40:00Z">
        <w:r w:rsidR="007131E9">
          <w:rPr>
            <w:color w:val="FF0000"/>
          </w:rPr>
          <w:t>).</w:t>
        </w:r>
      </w:ins>
      <w:ins w:id="68" w:author="Ryan Wong" w:date="2026-05-05T09:39:00Z">
        <w:r w:rsidR="0085272A">
          <w:rPr>
            <w:color w:val="FF0000"/>
          </w:rPr>
          <w:t xml:space="preserve"> </w:t>
        </w:r>
      </w:ins>
      <w:ins w:id="69" w:author="Ryan Wong" w:date="2026-05-05T09:40:00Z">
        <w:r w:rsidR="00103C64">
          <w:rPr>
            <w:color w:val="FF0000"/>
          </w:rPr>
          <w:t xml:space="preserve">In </w:t>
        </w:r>
      </w:ins>
      <w:ins w:id="70" w:author="Ryan Wong" w:date="2026-05-05T09:41:00Z">
        <w:r w:rsidR="00103C64">
          <w:rPr>
            <w:color w:val="FF0000"/>
          </w:rPr>
          <w:t>subsequent studies, we show</w:t>
        </w:r>
        <w:r w:rsidR="001457AC">
          <w:rPr>
            <w:color w:val="FF0000"/>
          </w:rPr>
          <w:t xml:space="preserve"> that </w:t>
        </w:r>
        <w:r w:rsidR="004626C9">
          <w:rPr>
            <w:color w:val="FF0000"/>
          </w:rPr>
          <w:t xml:space="preserve">these lines consistently differ in </w:t>
        </w:r>
      </w:ins>
      <w:ins w:id="71" w:author="Ryan Wong" w:date="2026-05-05T09:42:00Z">
        <w:r w:rsidR="004626C9">
          <w:rPr>
            <w:color w:val="FF0000"/>
          </w:rPr>
          <w:t xml:space="preserve">behavioral </w:t>
        </w:r>
        <w:r w:rsidR="004200C1">
          <w:rPr>
            <w:color w:val="FF0000"/>
          </w:rPr>
          <w:t xml:space="preserve">stress </w:t>
        </w:r>
        <w:r w:rsidR="004626C9">
          <w:rPr>
            <w:color w:val="FF0000"/>
          </w:rPr>
          <w:t>responses across 5 other</w:t>
        </w:r>
      </w:ins>
      <w:ins w:id="72" w:author="Ryan Wong" w:date="2026-05-05T09:38:00Z">
        <w:r w:rsidR="003B2697">
          <w:rPr>
            <w:color w:val="FF0000"/>
          </w:rPr>
          <w:t xml:space="preserve"> </w:t>
        </w:r>
      </w:ins>
      <w:ins w:id="73" w:author="Ryan Wong" w:date="2026-05-05T09:42:00Z">
        <w:r w:rsidR="004200C1">
          <w:rPr>
            <w:color w:val="FF0000"/>
          </w:rPr>
          <w:t xml:space="preserve">behavioral stress assays (cite), and maintain rank order consistency </w:t>
        </w:r>
      </w:ins>
      <w:ins w:id="74" w:author="Ryan Wong" w:date="2026-05-05T09:46:00Z">
        <w:r w:rsidR="00382B30">
          <w:rPr>
            <w:color w:val="FF0000"/>
          </w:rPr>
          <w:t>within and between lines</w:t>
        </w:r>
        <w:r w:rsidR="000F7915">
          <w:rPr>
            <w:color w:val="FF0000"/>
          </w:rPr>
          <w:t xml:space="preserve"> in the open </w:t>
        </w:r>
      </w:ins>
      <w:ins w:id="75" w:author="Ryan Wong" w:date="2026-05-05T09:47:00Z">
        <w:r w:rsidR="000F7915">
          <w:rPr>
            <w:color w:val="FF0000"/>
          </w:rPr>
          <w:t>field test across 5 weeks (Baker et al 2018).</w:t>
        </w:r>
      </w:ins>
      <w:ins w:id="76" w:author="Ryan Wong" w:date="2026-05-05T09:48:00Z">
        <w:r w:rsidR="00377477">
          <w:rPr>
            <w:color w:val="FF0000"/>
          </w:rPr>
          <w:t xml:space="preserve"> We also </w:t>
        </w:r>
      </w:ins>
      <w:ins w:id="77" w:author="Ryan Wong" w:date="2026-05-05T09:49:00Z">
        <w:r w:rsidR="009850F7">
          <w:rPr>
            <w:color w:val="FF0000"/>
          </w:rPr>
          <w:t xml:space="preserve">published studies using other generations of these lines that similarly show consistent behavioral differences between the lines in </w:t>
        </w:r>
      </w:ins>
      <w:ins w:id="78" w:author="Ryan Wong" w:date="2026-05-05T10:17:00Z">
        <w:r w:rsidR="008E48C1">
          <w:rPr>
            <w:color w:val="FF0000"/>
          </w:rPr>
          <w:t>response to a novelty stressor</w:t>
        </w:r>
      </w:ins>
      <w:ins w:id="79" w:author="Ryan Wong" w:date="2026-05-05T09:49:00Z">
        <w:r w:rsidR="009850F7">
          <w:rPr>
            <w:color w:val="FF0000"/>
          </w:rPr>
          <w:t xml:space="preserve"> </w:t>
        </w:r>
        <w:r w:rsidR="00CB4B8D">
          <w:rPr>
            <w:color w:val="FF0000"/>
          </w:rPr>
          <w:t>and other behavioral assays</w:t>
        </w:r>
      </w:ins>
      <w:ins w:id="80" w:author="Ryan Wong" w:date="2026-05-05T09:47:00Z">
        <w:r w:rsidR="000F7915">
          <w:rPr>
            <w:color w:val="FF0000"/>
          </w:rPr>
          <w:t xml:space="preserve"> In other words, </w:t>
        </w:r>
        <w:r w:rsidR="00377477">
          <w:rPr>
            <w:color w:val="FF0000"/>
          </w:rPr>
          <w:t>prior g</w:t>
        </w:r>
      </w:ins>
      <w:ins w:id="81" w:author="Ryan Wong" w:date="2026-05-05T09:48:00Z">
        <w:r w:rsidR="00377477">
          <w:rPr>
            <w:color w:val="FF0000"/>
          </w:rPr>
          <w:t xml:space="preserve">enerations of </w:t>
        </w:r>
      </w:ins>
      <w:ins w:id="82" w:author="Ryan Wong" w:date="2026-05-05T09:47:00Z">
        <w:r w:rsidR="000F7915">
          <w:rPr>
            <w:color w:val="FF0000"/>
          </w:rPr>
          <w:t xml:space="preserve">the lines </w:t>
        </w:r>
        <w:r w:rsidR="000F7915">
          <w:rPr>
            <w:color w:val="FF0000"/>
          </w:rPr>
          <w:lastRenderedPageBreak/>
          <w:t xml:space="preserve">showed differences across </w:t>
        </w:r>
        <w:r w:rsidR="00377477">
          <w:rPr>
            <w:color w:val="FF0000"/>
          </w:rPr>
          <w:t>contexts</w:t>
        </w:r>
      </w:ins>
      <w:ins w:id="83" w:author="Ryan Wong" w:date="2026-05-05T09:48:00Z">
        <w:r w:rsidR="00377477">
          <w:rPr>
            <w:color w:val="FF0000"/>
          </w:rPr>
          <w:t xml:space="preserve"> and time</w:t>
        </w:r>
      </w:ins>
      <w:ins w:id="84" w:author="Ryan Wong" w:date="2026-05-05T09:49:00Z">
        <w:r w:rsidR="00CB4B8D">
          <w:rPr>
            <w:color w:val="FF0000"/>
          </w:rPr>
          <w:t xml:space="preserve"> (</w:t>
        </w:r>
      </w:ins>
      <w:ins w:id="85" w:author="Ryan Wong" w:date="2026-05-05T09:50:00Z">
        <w:r w:rsidR="00F44AE2">
          <w:rPr>
            <w:color w:val="FF0000"/>
          </w:rPr>
          <w:t>across both weeks and generations timescales)</w:t>
        </w:r>
      </w:ins>
      <w:ins w:id="86" w:author="Ryan Wong" w:date="2026-05-05T09:48:00Z">
        <w:r w:rsidR="00377477">
          <w:rPr>
            <w:color w:val="FF0000"/>
          </w:rPr>
          <w:t xml:space="preserve"> that are consistent with the proactive or reactive stress coping style.</w:t>
        </w:r>
      </w:ins>
      <w:ins w:id="87" w:author="Ryan Wong" w:date="2026-05-05T09:50:00Z">
        <w:r w:rsidR="00A72614">
          <w:rPr>
            <w:color w:val="FF0000"/>
          </w:rPr>
          <w:t xml:space="preserve"> We also demonstrate that the </w:t>
        </w:r>
      </w:ins>
      <w:ins w:id="88" w:author="Ryan Wong" w:date="2026-05-05T09:51:00Z">
        <w:r w:rsidR="00EF0515">
          <w:rPr>
            <w:color w:val="FF0000"/>
          </w:rPr>
          <w:t>reactive stress coping style line show a faster whole-body cortisol release ra</w:t>
        </w:r>
        <w:r w:rsidR="002575C2">
          <w:rPr>
            <w:color w:val="FF0000"/>
          </w:rPr>
          <w:t xml:space="preserve">te in response to a novelty stressor compared to proactive individuals, which is </w:t>
        </w:r>
      </w:ins>
      <w:ins w:id="89" w:author="Ryan Wong" w:date="2026-05-05T09:52:00Z">
        <w:r w:rsidR="000539AE">
          <w:rPr>
            <w:color w:val="FF0000"/>
          </w:rPr>
          <w:t>consistent with another key trait that differs between the</w:t>
        </w:r>
        <w:r w:rsidR="002575C2">
          <w:rPr>
            <w:color w:val="FF0000"/>
          </w:rPr>
          <w:t xml:space="preserve"> stress coping </w:t>
        </w:r>
        <w:r w:rsidR="000539AE">
          <w:rPr>
            <w:color w:val="FF0000"/>
          </w:rPr>
          <w:t>styles (</w:t>
        </w:r>
        <w:r w:rsidR="000539AE" w:rsidRPr="00281411">
          <w:rPr>
            <w:color w:val="FF0000"/>
            <w:highlight w:val="yellow"/>
            <w:rPrChange w:id="90" w:author="Jamie Corcoran" w:date="2026-05-06T14:29:00Z">
              <w:rPr>
                <w:color w:val="FF0000"/>
              </w:rPr>
            </w:rPrChange>
          </w:rPr>
          <w:t>cite</w:t>
        </w:r>
        <w:r w:rsidR="000539AE">
          <w:rPr>
            <w:color w:val="FF0000"/>
          </w:rPr>
          <w:t>)</w:t>
        </w:r>
        <w:r w:rsidR="002575C2">
          <w:rPr>
            <w:color w:val="FF0000"/>
          </w:rPr>
          <w:t>.</w:t>
        </w:r>
      </w:ins>
      <w:ins w:id="91" w:author="Ryan Wong" w:date="2026-05-05T09:47:00Z">
        <w:r w:rsidR="00377477">
          <w:rPr>
            <w:color w:val="FF0000"/>
          </w:rPr>
          <w:t xml:space="preserve"> </w:t>
        </w:r>
      </w:ins>
      <w:ins w:id="92" w:author="Ryan Wong" w:date="2026-05-05T09:55:00Z">
        <w:r w:rsidR="00D56D22">
          <w:rPr>
            <w:color w:val="FF0000"/>
          </w:rPr>
          <w:t xml:space="preserve">Other distinguishing characteristics that </w:t>
        </w:r>
        <w:r w:rsidR="009C2229">
          <w:rPr>
            <w:color w:val="FF0000"/>
          </w:rPr>
          <w:t>are consistent with a proactive or reactive phenotype being a</w:t>
        </w:r>
      </w:ins>
      <w:ins w:id="93" w:author="Ryan Wong" w:date="2026-05-05T09:56:00Z">
        <w:r w:rsidR="009C2229">
          <w:rPr>
            <w:color w:val="FF0000"/>
          </w:rPr>
          <w:t xml:space="preserve"> trait of the line as opposed to a state are differences </w:t>
        </w:r>
        <w:r w:rsidR="00A92C38">
          <w:rPr>
            <w:color w:val="FF0000"/>
          </w:rPr>
          <w:t xml:space="preserve">in learning rate, </w:t>
        </w:r>
        <w:r w:rsidR="00CC1A52">
          <w:rPr>
            <w:color w:val="FF0000"/>
          </w:rPr>
          <w:t>escape</w:t>
        </w:r>
      </w:ins>
      <w:ins w:id="94" w:author="Ryan Wong" w:date="2026-05-05T09:57:00Z">
        <w:r w:rsidR="00CC1A52">
          <w:rPr>
            <w:color w:val="FF0000"/>
          </w:rPr>
          <w:t xml:space="preserve">-behavior mediated by caudal peduncle musculature, </w:t>
        </w:r>
        <w:r w:rsidR="006C4E7D">
          <w:rPr>
            <w:color w:val="FF0000"/>
          </w:rPr>
          <w:t>whole-brain</w:t>
        </w:r>
        <w:r w:rsidR="008771EC">
          <w:rPr>
            <w:color w:val="FF0000"/>
          </w:rPr>
          <w:t xml:space="preserve"> </w:t>
        </w:r>
        <w:proofErr w:type="spellStart"/>
        <w:r w:rsidR="008771EC">
          <w:rPr>
            <w:color w:val="FF0000"/>
          </w:rPr>
          <w:t>neurotranscriptome</w:t>
        </w:r>
        <w:proofErr w:type="spellEnd"/>
        <w:r w:rsidR="008771EC">
          <w:rPr>
            <w:color w:val="FF0000"/>
          </w:rPr>
          <w:t xml:space="preserve"> profiles, </w:t>
        </w:r>
      </w:ins>
      <w:ins w:id="95" w:author="Ryan Wong" w:date="2026-05-05T09:58:00Z">
        <w:r w:rsidR="008771EC">
          <w:rPr>
            <w:color w:val="FF0000"/>
          </w:rPr>
          <w:t>and behavioral stress responses to anxiogenic and anxiolytic compounds (</w:t>
        </w:r>
        <w:r w:rsidR="008771EC" w:rsidRPr="00281411">
          <w:rPr>
            <w:color w:val="FF0000"/>
            <w:highlight w:val="yellow"/>
            <w:rPrChange w:id="96" w:author="Jamie Corcoran" w:date="2026-05-06T14:29:00Z">
              <w:rPr>
                <w:color w:val="FF0000"/>
              </w:rPr>
            </w:rPrChange>
          </w:rPr>
          <w:t>cite</w:t>
        </w:r>
        <w:r w:rsidR="008771EC">
          <w:rPr>
            <w:color w:val="FF0000"/>
          </w:rPr>
          <w:t xml:space="preserve">). </w:t>
        </w:r>
      </w:ins>
      <w:ins w:id="97" w:author="Ryan Wong" w:date="2026-05-05T09:34:00Z">
        <w:r w:rsidR="00A3788C">
          <w:rPr>
            <w:color w:val="FF0000"/>
          </w:rPr>
          <w:t xml:space="preserve">We acknowledge that </w:t>
        </w:r>
        <w:r w:rsidR="00CB00D4">
          <w:rPr>
            <w:color w:val="FF0000"/>
          </w:rPr>
          <w:t>environmental factors can influence the magnitude of the response</w:t>
        </w:r>
        <w:r w:rsidR="009270D1">
          <w:rPr>
            <w:color w:val="FF0000"/>
          </w:rPr>
          <w:t xml:space="preserve">s </w:t>
        </w:r>
      </w:ins>
      <w:ins w:id="98" w:author="Ryan Wong" w:date="2026-05-05T09:35:00Z">
        <w:r w:rsidR="009270D1">
          <w:rPr>
            <w:color w:val="FF0000"/>
          </w:rPr>
          <w:t>within each line</w:t>
        </w:r>
      </w:ins>
      <w:ins w:id="99" w:author="Ryan Wong" w:date="2026-05-05T09:53:00Z">
        <w:r w:rsidR="005C53D8">
          <w:rPr>
            <w:color w:val="FF0000"/>
          </w:rPr>
          <w:t xml:space="preserve"> (</w:t>
        </w:r>
        <w:r w:rsidR="005C53D8" w:rsidRPr="00281411">
          <w:rPr>
            <w:color w:val="FF0000"/>
            <w:highlight w:val="yellow"/>
            <w:rPrChange w:id="100" w:author="Jamie Corcoran" w:date="2026-05-06T14:29:00Z">
              <w:rPr>
                <w:color w:val="FF0000"/>
              </w:rPr>
            </w:rPrChange>
          </w:rPr>
          <w:t xml:space="preserve">cite Princess’s </w:t>
        </w:r>
        <w:proofErr w:type="spellStart"/>
        <w:r w:rsidR="005C53D8" w:rsidRPr="00281411">
          <w:rPr>
            <w:color w:val="FF0000"/>
            <w:highlight w:val="yellow"/>
            <w:rPrChange w:id="101" w:author="Jamie Corcoran" w:date="2026-05-06T14:29:00Z">
              <w:rPr>
                <w:color w:val="FF0000"/>
              </w:rPr>
            </w:rPrChange>
          </w:rPr>
          <w:t>bioRxiv</w:t>
        </w:r>
        <w:proofErr w:type="spellEnd"/>
        <w:r w:rsidR="005C53D8" w:rsidRPr="00281411">
          <w:rPr>
            <w:color w:val="FF0000"/>
            <w:highlight w:val="yellow"/>
            <w:rPrChange w:id="102" w:author="Jamie Corcoran" w:date="2026-05-06T14:29:00Z">
              <w:rPr>
                <w:color w:val="FF0000"/>
              </w:rPr>
            </w:rPrChange>
          </w:rPr>
          <w:t xml:space="preserve"> paper</w:t>
        </w:r>
        <w:r w:rsidR="005C53D8">
          <w:rPr>
            <w:color w:val="FF0000"/>
          </w:rPr>
          <w:t>)</w:t>
        </w:r>
      </w:ins>
      <w:ins w:id="103" w:author="Ryan Wong" w:date="2026-05-05T10:22:00Z">
        <w:r w:rsidR="00736DC7">
          <w:rPr>
            <w:color w:val="FF0000"/>
          </w:rPr>
          <w:t>; we also</w:t>
        </w:r>
      </w:ins>
      <w:ins w:id="104" w:author="Ryan Wong" w:date="2026-05-05T10:21:00Z">
        <w:r w:rsidR="002F1B23">
          <w:rPr>
            <w:color w:val="FF0000"/>
          </w:rPr>
          <w:t xml:space="preserve"> </w:t>
        </w:r>
        <w:r w:rsidR="0089713D">
          <w:rPr>
            <w:color w:val="FF0000"/>
          </w:rPr>
          <w:t>cannot completely rule out the possibility the responses seen in current study is</w:t>
        </w:r>
        <w:r w:rsidR="00736DC7">
          <w:rPr>
            <w:color w:val="FF0000"/>
          </w:rPr>
          <w:t xml:space="preserve"> a state-dependent response </w:t>
        </w:r>
      </w:ins>
      <w:ins w:id="105" w:author="Ryan Wong" w:date="2026-05-05T10:22:00Z">
        <w:r w:rsidR="00736DC7">
          <w:rPr>
            <w:color w:val="FF0000"/>
          </w:rPr>
          <w:t xml:space="preserve">due to </w:t>
        </w:r>
        <w:r w:rsidR="00C7348E">
          <w:rPr>
            <w:color w:val="FF0000"/>
          </w:rPr>
          <w:t>not testing these individuals across contexts or time</w:t>
        </w:r>
      </w:ins>
      <w:ins w:id="106" w:author="Ryan Wong" w:date="2026-05-05T09:35:00Z">
        <w:r w:rsidR="009270D1">
          <w:rPr>
            <w:color w:val="FF0000"/>
          </w:rPr>
          <w:t xml:space="preserve">. However, </w:t>
        </w:r>
      </w:ins>
      <w:ins w:id="107" w:author="Ryan Wong" w:date="2026-05-05T09:59:00Z">
        <w:r w:rsidR="008771EC">
          <w:rPr>
            <w:color w:val="FF0000"/>
          </w:rPr>
          <w:t xml:space="preserve">we have multiple lines of evidence that </w:t>
        </w:r>
      </w:ins>
      <w:ins w:id="108" w:author="Ryan Wong" w:date="2026-05-05T09:35:00Z">
        <w:r w:rsidR="00BF150A">
          <w:rPr>
            <w:color w:val="FF0000"/>
          </w:rPr>
          <w:t xml:space="preserve">on average the lines display </w:t>
        </w:r>
      </w:ins>
      <w:ins w:id="109" w:author="Ryan Wong" w:date="2026-05-05T10:23:00Z">
        <w:r w:rsidR="00C7348E">
          <w:rPr>
            <w:color w:val="FF0000"/>
          </w:rPr>
          <w:t xml:space="preserve">traits that are characteristics of </w:t>
        </w:r>
      </w:ins>
      <w:ins w:id="110" w:author="Ryan Wong" w:date="2026-05-05T09:35:00Z">
        <w:r w:rsidR="00BF150A">
          <w:rPr>
            <w:color w:val="FF0000"/>
          </w:rPr>
          <w:t>the pro</w:t>
        </w:r>
      </w:ins>
      <w:ins w:id="111" w:author="Ryan Wong" w:date="2026-05-05T09:36:00Z">
        <w:r w:rsidR="00BF150A">
          <w:rPr>
            <w:color w:val="FF0000"/>
          </w:rPr>
          <w:t>active or reactive phenotypes.</w:t>
        </w:r>
      </w:ins>
      <w:ins w:id="112" w:author="Ryan Wong" w:date="2026-05-05T09:30:00Z">
        <w:r w:rsidR="005E3A6A">
          <w:rPr>
            <w:color w:val="FF0000"/>
          </w:rPr>
          <w:t xml:space="preserve"> </w:t>
        </w:r>
      </w:ins>
      <w:ins w:id="113" w:author="Ryan Wong" w:date="2026-05-05T10:03:00Z">
        <w:r w:rsidR="008223AB">
          <w:rPr>
            <w:color w:val="FF0000"/>
          </w:rPr>
          <w:t xml:space="preserve">In the current study we used fish that were </w:t>
        </w:r>
      </w:ins>
      <w:ins w:id="114" w:author="Ryan Wong" w:date="2026-05-05T10:17:00Z">
        <w:r w:rsidR="00677D77">
          <w:rPr>
            <w:color w:val="FF0000"/>
          </w:rPr>
          <w:t>selectively</w:t>
        </w:r>
      </w:ins>
      <w:ins w:id="115" w:author="Ryan Wong" w:date="2026-05-05T10:03:00Z">
        <w:r w:rsidR="008223AB">
          <w:rPr>
            <w:color w:val="FF0000"/>
          </w:rPr>
          <w:t xml:space="preserve"> bred for </w:t>
        </w:r>
      </w:ins>
      <w:ins w:id="116" w:author="Ryan Wong" w:date="2026-05-05T10:13:00Z">
        <w:r w:rsidR="002173EA">
          <w:rPr>
            <w:color w:val="FF0000"/>
          </w:rPr>
          <w:t>11</w:t>
        </w:r>
      </w:ins>
      <w:ins w:id="117" w:author="Ryan Wong" w:date="2026-05-05T10:03:00Z">
        <w:r w:rsidR="008223AB">
          <w:rPr>
            <w:color w:val="FF0000"/>
          </w:rPr>
          <w:t xml:space="preserve"> generations, </w:t>
        </w:r>
        <w:r w:rsidR="005E5766">
          <w:rPr>
            <w:color w:val="FF0000"/>
          </w:rPr>
          <w:t xml:space="preserve">were raised in a common garden-like environment, </w:t>
        </w:r>
      </w:ins>
      <w:ins w:id="118" w:author="Ryan Wong" w:date="2026-05-05T10:04:00Z">
        <w:r w:rsidR="005E5766">
          <w:rPr>
            <w:color w:val="FF0000"/>
          </w:rPr>
          <w:t xml:space="preserve">and </w:t>
        </w:r>
      </w:ins>
      <w:ins w:id="119" w:author="Ryan Wong" w:date="2026-05-05T10:13:00Z">
        <w:r w:rsidR="002173EA">
          <w:rPr>
            <w:color w:val="FF0000"/>
          </w:rPr>
          <w:t xml:space="preserve">were </w:t>
        </w:r>
      </w:ins>
      <w:ins w:id="120" w:author="Ryan Wong" w:date="2026-05-05T10:14:00Z">
        <w:r w:rsidR="002D30CF">
          <w:rPr>
            <w:color w:val="FF0000"/>
          </w:rPr>
          <w:t>between 9-</w:t>
        </w:r>
        <w:r w:rsidR="00471D75">
          <w:rPr>
            <w:color w:val="FF0000"/>
          </w:rPr>
          <w:t>1</w:t>
        </w:r>
        <w:r w:rsidR="009314ED">
          <w:rPr>
            <w:color w:val="FF0000"/>
          </w:rPr>
          <w:t>5</w:t>
        </w:r>
        <w:r w:rsidR="00471D75">
          <w:rPr>
            <w:color w:val="FF0000"/>
          </w:rPr>
          <w:t xml:space="preserve"> months old at time of testing</w:t>
        </w:r>
      </w:ins>
      <w:ins w:id="121" w:author="Ryan Wong" w:date="2026-05-05T10:19:00Z">
        <w:r w:rsidR="0056297F">
          <w:rPr>
            <w:color w:val="FF0000"/>
          </w:rPr>
          <w:t xml:space="preserve">. We have </w:t>
        </w:r>
      </w:ins>
      <w:ins w:id="122" w:author="Ryan Wong" w:date="2026-05-05T10:20:00Z">
        <w:r w:rsidR="00CE7723">
          <w:rPr>
            <w:color w:val="FF0000"/>
          </w:rPr>
          <w:t>included th</w:t>
        </w:r>
        <w:r w:rsidR="006F5725">
          <w:rPr>
            <w:color w:val="FF0000"/>
          </w:rPr>
          <w:t>is information</w:t>
        </w:r>
      </w:ins>
      <w:ins w:id="123" w:author="Ryan Wong" w:date="2026-05-05T10:26:00Z">
        <w:r w:rsidR="00BB768C">
          <w:rPr>
            <w:color w:val="FF0000"/>
          </w:rPr>
          <w:t xml:space="preserve"> and further discussion</w:t>
        </w:r>
      </w:ins>
      <w:ins w:id="124" w:author="Ryan Wong" w:date="2026-05-05T10:20:00Z">
        <w:r w:rsidR="006F5725">
          <w:rPr>
            <w:color w:val="FF0000"/>
          </w:rPr>
          <w:t xml:space="preserve"> </w:t>
        </w:r>
      </w:ins>
      <w:ins w:id="125" w:author="Ryan Wong" w:date="2026-05-05T10:19:00Z">
        <w:r w:rsidR="00CE7723">
          <w:rPr>
            <w:color w:val="FF0000"/>
          </w:rPr>
          <w:t>in the revised manuscript</w:t>
        </w:r>
      </w:ins>
      <w:ins w:id="126" w:author="Ryan Wong" w:date="2026-05-05T10:20:00Z">
        <w:r w:rsidR="002F1B23">
          <w:rPr>
            <w:color w:val="FF0000"/>
          </w:rPr>
          <w:t xml:space="preserve"> (lines </w:t>
        </w:r>
        <w:r w:rsidR="002F1B23" w:rsidRPr="000078C0">
          <w:rPr>
            <w:color w:val="FF0000"/>
            <w:highlight w:val="yellow"/>
            <w:rPrChange w:id="127" w:author="Jamie Corcoran" w:date="2026-05-07T13:55:00Z">
              <w:rPr>
                <w:color w:val="FF0000"/>
              </w:rPr>
            </w:rPrChange>
          </w:rPr>
          <w:t>XYZ</w:t>
        </w:r>
        <w:r w:rsidR="002F1B23">
          <w:rPr>
            <w:color w:val="FF0000"/>
          </w:rPr>
          <w:t>).</w:t>
        </w:r>
      </w:ins>
      <w:ins w:id="128" w:author="Ryan Wong" w:date="2026-05-05T10:19:00Z">
        <w:r w:rsidR="00CE7723">
          <w:rPr>
            <w:color w:val="FF0000"/>
          </w:rPr>
          <w:t xml:space="preserve"> </w:t>
        </w:r>
      </w:ins>
      <w:del w:id="129" w:author="Ryan Wong" w:date="2026-05-05T10:23:00Z">
        <w:r w:rsidR="00383947" w:rsidDel="00C7348E">
          <w:rPr>
            <w:color w:val="FF0000"/>
          </w:rPr>
          <w:delText>We appreciate this comment. All fish tested had the same date of birth so were the same age (Line 107-108). We did not control for size specifically but the range should not be so large given the same date of birth. We added more detail in the selective breeding for these fish as well as the reliability of the behavior (</w:delText>
        </w:r>
        <w:r w:rsidR="00146896" w:rsidDel="00C7348E">
          <w:rPr>
            <w:color w:val="FF0000"/>
          </w:rPr>
          <w:delText xml:space="preserve">Lines </w:delText>
        </w:r>
        <w:r w:rsidR="00383947" w:rsidDel="00C7348E">
          <w:rPr>
            <w:color w:val="FF0000"/>
          </w:rPr>
          <w:delText>99-104). Given that we have seen similar behavior across stress assay we have evidence that there is consistency in phenotype at least across stressful contexts which is the focus of this study.</w:delText>
        </w:r>
        <w:r w:rsidR="00146896" w:rsidDel="00C7348E">
          <w:rPr>
            <w:color w:val="FF0000"/>
          </w:rPr>
          <w:delText xml:space="preserve"> We also address the possibility of the coping styles being a state rather than trait in the limitations (lines 309-31</w:delText>
        </w:r>
        <w:r w:rsidR="004641E1" w:rsidDel="00C7348E">
          <w:rPr>
            <w:color w:val="FF0000"/>
          </w:rPr>
          <w:delText>4</w:delText>
        </w:r>
        <w:r w:rsidR="00146896" w:rsidDel="00C7348E">
          <w:rPr>
            <w:color w:val="FF0000"/>
          </w:rPr>
          <w:delText>).</w:delText>
        </w:r>
      </w:del>
    </w:p>
    <w:p w14:paraId="7BC6285B" w14:textId="5CC5D73F" w:rsidR="00C74B37" w:rsidRDefault="00E967AA" w:rsidP="00C74B37">
      <w:pPr>
        <w:pStyle w:val="NormalWeb"/>
        <w:spacing w:before="0" w:beforeAutospacing="0" w:after="240" w:afterAutospacing="0"/>
      </w:pPr>
      <w:del w:id="130" w:author="Jamie Corcoran" w:date="2026-05-06T15:03:00Z">
        <w:r w:rsidRPr="00004192" w:rsidDel="00281411">
          <w:rPr>
            <w:color w:val="00B0F0"/>
          </w:rPr>
          <w:br/>
        </w:r>
      </w:del>
      <w:r>
        <w:br/>
        <w:t xml:space="preserve">A second important concern relates to the rationale for the selected brain regions and the conceptual definition of the network under study. The manuscript focuses on eight regions described as belonging to the aversive brain system, and while some justification is provided, the basis for selecting this network over other known stress- and coping-related vertebrate brain systems is not sufficiently clear. For example, stress coping and resilience are also strongly associated with broader conserved systems such as the social decision-making/social </w:t>
      </w:r>
      <w:proofErr w:type="spellStart"/>
      <w:r>
        <w:t>behaviour</w:t>
      </w:r>
      <w:proofErr w:type="spellEnd"/>
      <w:r>
        <w:t xml:space="preserve"> network (SBN), and potentially with larger-scale intrinsic systems such as the default brain network, both of which could plausibly differ across coping styles at baseline. Because the central claim of the manuscript is that stress coping styles differ at the level of functional network activity rather than isolated regional activation, it is essential that the authors more clearly explain why these eight regions were chosen a priori, what conceptual framework guided their selection, and what the limitations are of restricting interpretation to this particular network. At present, the study risks appearing somewhat selective in its network definition.</w:t>
      </w:r>
      <w:r>
        <w:br/>
      </w:r>
      <w:r w:rsidR="004641E1">
        <w:t xml:space="preserve">      </w:t>
      </w:r>
    </w:p>
    <w:p w14:paraId="6C07E6E2" w14:textId="520C5071" w:rsidR="005F007D" w:rsidRPr="005F007D" w:rsidRDefault="00383947" w:rsidP="00C74B37">
      <w:pPr>
        <w:pStyle w:val="NormalWeb"/>
        <w:spacing w:before="0" w:beforeAutospacing="0" w:after="240" w:afterAutospacing="0"/>
        <w:rPr>
          <w:color w:val="FF0000"/>
        </w:rPr>
      </w:pPr>
      <w:r>
        <w:rPr>
          <w:color w:val="FF0000"/>
        </w:rPr>
        <w:t xml:space="preserve">We appreciate this comment and agree that there are many networks that could be involved in this stress response. </w:t>
      </w:r>
      <w:r w:rsidR="00C74B37">
        <w:rPr>
          <w:color w:val="FF0000"/>
        </w:rPr>
        <w:t xml:space="preserve">There is </w:t>
      </w:r>
      <w:r w:rsidR="005F007D" w:rsidRPr="005F007D">
        <w:rPr>
          <w:color w:val="FF0000"/>
        </w:rPr>
        <w:t>significant overlap between other networks suggested</w:t>
      </w:r>
      <w:r>
        <w:rPr>
          <w:color w:val="FF0000"/>
        </w:rPr>
        <w:t>.</w:t>
      </w:r>
      <w:r w:rsidR="00C74B37">
        <w:rPr>
          <w:color w:val="FF0000"/>
        </w:rPr>
        <w:t xml:space="preserve"> Brain regions chosen largely overlapped with the social behavior network except for a different region of the hypothalamus. </w:t>
      </w:r>
      <w:ins w:id="131" w:author="Jamie Corcoran" w:date="2026-05-06T14:30:00Z">
        <w:r w:rsidR="00281411">
          <w:rPr>
            <w:color w:val="FF0000"/>
          </w:rPr>
          <w:t>However, in this study we were not interested in soci</w:t>
        </w:r>
      </w:ins>
      <w:ins w:id="132" w:author="Jamie Corcoran" w:date="2026-05-06T14:31:00Z">
        <w:r w:rsidR="00281411">
          <w:rPr>
            <w:color w:val="FF0000"/>
          </w:rPr>
          <w:t xml:space="preserve">al behavior in general as the focus was on abiotic stress behavior. </w:t>
        </w:r>
      </w:ins>
      <w:ins w:id="133" w:author="Jamie Corcoran" w:date="2026-05-06T14:32:00Z">
        <w:r w:rsidR="00281411">
          <w:rPr>
            <w:color w:val="FF0000"/>
          </w:rPr>
          <w:t>The social behavior network h</w:t>
        </w:r>
      </w:ins>
      <w:ins w:id="134" w:author="Jamie Corcoran" w:date="2026-05-06T14:36:00Z">
        <w:r w:rsidR="00281411">
          <w:rPr>
            <w:color w:val="FF0000"/>
          </w:rPr>
          <w:t>a</w:t>
        </w:r>
      </w:ins>
      <w:ins w:id="135" w:author="Jamie Corcoran" w:date="2026-05-06T14:32:00Z">
        <w:r w:rsidR="00281411">
          <w:rPr>
            <w:color w:val="FF0000"/>
          </w:rPr>
          <w:t>s been associated with a variety of different social behaviors (</w:t>
        </w:r>
      </w:ins>
      <w:proofErr w:type="spellStart"/>
      <w:ins w:id="136" w:author="Jamie Corcoran" w:date="2026-05-06T14:33:00Z">
        <w:r w:rsidR="00281411">
          <w:rPr>
            <w:color w:val="FF0000"/>
          </w:rPr>
          <w:t>Gooodson</w:t>
        </w:r>
        <w:proofErr w:type="spellEnd"/>
        <w:r w:rsidR="00281411">
          <w:rPr>
            <w:color w:val="FF0000"/>
          </w:rPr>
          <w:t>, 2005</w:t>
        </w:r>
      </w:ins>
      <w:ins w:id="137" w:author="Jamie Corcoran" w:date="2026-05-06T14:32:00Z">
        <w:r w:rsidR="00281411">
          <w:rPr>
            <w:color w:val="FF0000"/>
          </w:rPr>
          <w:t>)</w:t>
        </w:r>
      </w:ins>
      <w:ins w:id="138" w:author="Jamie Corcoran" w:date="2026-05-06T14:33:00Z">
        <w:r w:rsidR="00281411">
          <w:rPr>
            <w:color w:val="FF0000"/>
          </w:rPr>
          <w:t>.  In our study we wanted to quantify responses</w:t>
        </w:r>
      </w:ins>
      <w:ins w:id="139" w:author="Jamie Corcoran" w:date="2026-05-06T14:36:00Z">
        <w:r w:rsidR="00281411">
          <w:rPr>
            <w:color w:val="FF0000"/>
          </w:rPr>
          <w:t xml:space="preserve"> related to stress</w:t>
        </w:r>
      </w:ins>
      <w:ins w:id="140" w:author="Jamie Corcoran" w:date="2026-05-06T14:33:00Z">
        <w:r w:rsidR="00281411">
          <w:rPr>
            <w:color w:val="FF0000"/>
          </w:rPr>
          <w:t xml:space="preserve"> to an open field test rather than any social behavior. Therefore, </w:t>
        </w:r>
      </w:ins>
      <w:del w:id="141" w:author="Jamie Corcoran" w:date="2026-05-06T14:30:00Z">
        <w:r w:rsidDel="00281411">
          <w:rPr>
            <w:color w:val="FF0000"/>
          </w:rPr>
          <w:delText xml:space="preserve">We have addressed this in lines 72-74. </w:delText>
        </w:r>
      </w:del>
      <w:ins w:id="142" w:author="Jamie Corcoran" w:date="2026-05-06T14:33:00Z">
        <w:r w:rsidR="00281411">
          <w:rPr>
            <w:color w:val="FF0000"/>
          </w:rPr>
          <w:t>w</w:t>
        </w:r>
      </w:ins>
      <w:del w:id="143" w:author="Jamie Corcoran" w:date="2026-05-06T14:33:00Z">
        <w:r w:rsidDel="00281411">
          <w:rPr>
            <w:color w:val="FF0000"/>
          </w:rPr>
          <w:delText>W</w:delText>
        </w:r>
      </w:del>
      <w:r>
        <w:rPr>
          <w:color w:val="FF0000"/>
        </w:rPr>
        <w:t>e chose the aversive brain system as it has been developed specifically to characterize response to stress.</w:t>
      </w:r>
      <w:r w:rsidR="00D07F39">
        <w:rPr>
          <w:color w:val="FF0000"/>
        </w:rPr>
        <w:t xml:space="preserve"> </w:t>
      </w:r>
      <w:ins w:id="144" w:author="Jamie Corcoran" w:date="2026-05-07T13:57:00Z">
        <w:r w:rsidR="000078C0">
          <w:rPr>
            <w:color w:val="FF0000"/>
          </w:rPr>
          <w:t>Specifically this system reflects behavior in response to threat which is the  main difference between stress coping style (</w:t>
        </w:r>
      </w:ins>
      <w:ins w:id="145" w:author="Jamie Corcoran" w:date="2026-05-08T12:55:00Z">
        <w:r w:rsidR="002A7D80">
          <w:rPr>
            <w:color w:val="FF0000"/>
          </w:rPr>
          <w:t>Silva et al., 2018</w:t>
        </w:r>
      </w:ins>
      <w:ins w:id="146" w:author="Jamie Corcoran" w:date="2026-05-07T13:57:00Z">
        <w:r w:rsidR="000078C0">
          <w:rPr>
            <w:color w:val="FF0000"/>
          </w:rPr>
          <w:t xml:space="preserve">). </w:t>
        </w:r>
      </w:ins>
      <w:ins w:id="147" w:author="Jamie Corcoran" w:date="2026-05-07T13:58:00Z">
        <w:r w:rsidR="000078C0">
          <w:rPr>
            <w:color w:val="FF0000"/>
          </w:rPr>
          <w:t>The network characterizes pathways related to the detection of threat and related to the determination of fight flight or freeze behaviors. These pathways are of</w:t>
        </w:r>
      </w:ins>
      <w:ins w:id="148" w:author="Jamie Corcoran" w:date="2026-05-07T13:59:00Z">
        <w:r w:rsidR="000078C0">
          <w:rPr>
            <w:color w:val="FF0000"/>
          </w:rPr>
          <w:t xml:space="preserve"> particular interest due to the differences in stress in response to threat and in the behavior in response to threat that is reflective of stress coping style. </w:t>
        </w:r>
      </w:ins>
      <w:ins w:id="149" w:author="Jamie Corcoran" w:date="2026-05-07T14:13:00Z">
        <w:r w:rsidR="000078C0">
          <w:rPr>
            <w:color w:val="FF0000"/>
          </w:rPr>
          <w:t xml:space="preserve">The </w:t>
        </w:r>
        <w:proofErr w:type="spellStart"/>
        <w:r w:rsidR="000078C0">
          <w:rPr>
            <w:color w:val="FF0000"/>
          </w:rPr>
          <w:lastRenderedPageBreak/>
          <w:t>Dm</w:t>
        </w:r>
      </w:ins>
      <w:ins w:id="150" w:author="Jamie Corcoran" w:date="2026-05-07T14:14:00Z">
        <w:r w:rsidR="000078C0">
          <w:rPr>
            <w:color w:val="FF0000"/>
          </w:rPr>
          <w:t>,Vv,Vs</w:t>
        </w:r>
        <w:proofErr w:type="spellEnd"/>
        <w:r w:rsidR="000078C0">
          <w:rPr>
            <w:color w:val="FF0000"/>
          </w:rPr>
          <w:t>, and POA specifically are part of a network for recognizing threat and selecting behavioral strategy (</w:t>
        </w:r>
      </w:ins>
      <w:ins w:id="151" w:author="Jamie Corcoran" w:date="2026-05-08T12:55:00Z">
        <w:r w:rsidR="002A7D80">
          <w:rPr>
            <w:color w:val="FF0000"/>
          </w:rPr>
          <w:t>Silva et al., 2018</w:t>
        </w:r>
      </w:ins>
      <w:ins w:id="152" w:author="Jamie Corcoran" w:date="2026-05-07T14:14:00Z">
        <w:r w:rsidR="000078C0">
          <w:rPr>
            <w:color w:val="FF0000"/>
          </w:rPr>
          <w:t>).</w:t>
        </w:r>
      </w:ins>
      <w:ins w:id="153" w:author="Jamie Corcoran" w:date="2026-05-07T14:19:00Z">
        <w:r w:rsidR="000078C0">
          <w:rPr>
            <w:color w:val="FF0000"/>
          </w:rPr>
          <w:t xml:space="preserve">The central gray is important for </w:t>
        </w:r>
        <w:proofErr w:type="spellStart"/>
        <w:r w:rsidR="000078C0">
          <w:rPr>
            <w:color w:val="FF0000"/>
          </w:rPr>
          <w:t>thescape</w:t>
        </w:r>
        <w:proofErr w:type="spellEnd"/>
        <w:r w:rsidR="000078C0">
          <w:rPr>
            <w:color w:val="FF0000"/>
          </w:rPr>
          <w:t xml:space="preserve"> response, a behavioral response to stress in </w:t>
        </w:r>
        <w:proofErr w:type="spellStart"/>
        <w:r w:rsidR="000078C0">
          <w:rPr>
            <w:color w:val="FF0000"/>
          </w:rPr>
          <w:t>teleosts</w:t>
        </w:r>
        <w:proofErr w:type="spellEnd"/>
        <w:r w:rsidR="000078C0">
          <w:rPr>
            <w:color w:val="FF0000"/>
          </w:rPr>
          <w:t xml:space="preserve"> (</w:t>
        </w:r>
      </w:ins>
      <w:ins w:id="154" w:author="Jamie Corcoran" w:date="2026-05-08T12:55:00Z">
        <w:r w:rsidR="002A7D80">
          <w:rPr>
            <w:color w:val="FF0000"/>
          </w:rPr>
          <w:t>Silva et al., 2018</w:t>
        </w:r>
      </w:ins>
      <w:ins w:id="155" w:author="Jamie Corcoran" w:date="2026-05-07T14:19:00Z">
        <w:r w:rsidR="000078C0">
          <w:rPr>
            <w:color w:val="FF0000"/>
          </w:rPr>
          <w:t>).</w:t>
        </w:r>
      </w:ins>
      <w:ins w:id="156" w:author="Jamie Corcoran" w:date="2026-05-07T14:20:00Z">
        <w:r w:rsidR="000078C0">
          <w:rPr>
            <w:color w:val="FF0000"/>
          </w:rPr>
          <w:t xml:space="preserve">The </w:t>
        </w:r>
        <w:proofErr w:type="spellStart"/>
        <w:r w:rsidR="000078C0">
          <w:rPr>
            <w:color w:val="FF0000"/>
          </w:rPr>
          <w:t>Hc</w:t>
        </w:r>
        <w:proofErr w:type="spellEnd"/>
        <w:r w:rsidR="000078C0">
          <w:rPr>
            <w:color w:val="FF0000"/>
          </w:rPr>
          <w:t xml:space="preserve"> responds to aversive stimuli in general</w:t>
        </w:r>
      </w:ins>
      <w:ins w:id="157" w:author="Jamie Corcoran" w:date="2026-05-07T14:21:00Z">
        <w:r w:rsidR="000078C0">
          <w:rPr>
            <w:color w:val="FF0000"/>
          </w:rPr>
          <w:t xml:space="preserve"> and is important for </w:t>
        </w:r>
        <w:proofErr w:type="spellStart"/>
        <w:r w:rsidR="000078C0">
          <w:rPr>
            <w:color w:val="FF0000"/>
          </w:rPr>
          <w:t>neurovegatative</w:t>
        </w:r>
        <w:proofErr w:type="spellEnd"/>
        <w:r w:rsidR="000078C0">
          <w:rPr>
            <w:color w:val="FF0000"/>
          </w:rPr>
          <w:t xml:space="preserve"> response.</w:t>
        </w:r>
      </w:ins>
      <w:ins w:id="158" w:author="Jamie Corcoran" w:date="2026-05-07T14:23:00Z">
        <w:r w:rsidR="000078C0">
          <w:rPr>
            <w:color w:val="FF0000"/>
          </w:rPr>
          <w:t xml:space="preserve"> The habenula is particularly important for the behavioral strategy and is implicated in decision </w:t>
        </w:r>
        <w:r w:rsidR="000078C0" w:rsidRPr="0031477E">
          <w:rPr>
            <w:color w:val="FF0000"/>
          </w:rPr>
          <w:t>making.</w:t>
        </w:r>
      </w:ins>
      <w:ins w:id="159" w:author="Jamie Corcoran" w:date="2026-05-07T14:26:00Z">
        <w:r w:rsidR="000078C0" w:rsidRPr="0031477E">
          <w:rPr>
            <w:color w:val="FF0000"/>
          </w:rPr>
          <w:t xml:space="preserve"> </w:t>
        </w:r>
      </w:ins>
      <w:ins w:id="160" w:author="Jamie Corcoran" w:date="2026-05-08T09:43:00Z">
        <w:r w:rsidR="0031477E" w:rsidRPr="0031477E">
          <w:rPr>
            <w:color w:val="FF0000"/>
            <w:rPrChange w:id="161" w:author="Jamie Corcoran" w:date="2026-05-08T09:44:00Z">
              <w:rPr>
                <w:color w:val="FF0000"/>
                <w:highlight w:val="yellow"/>
              </w:rPr>
            </w:rPrChange>
          </w:rPr>
          <w:t xml:space="preserve">Additionally we have previously seen an increase in expression of an immediate early gene in the </w:t>
        </w:r>
        <w:proofErr w:type="spellStart"/>
        <w:r w:rsidR="0031477E" w:rsidRPr="0031477E">
          <w:rPr>
            <w:color w:val="FF0000"/>
            <w:rPrChange w:id="162" w:author="Jamie Corcoran" w:date="2026-05-08T09:44:00Z">
              <w:rPr>
                <w:color w:val="FF0000"/>
                <w:highlight w:val="yellow"/>
              </w:rPr>
            </w:rPrChange>
          </w:rPr>
          <w:t>Dm</w:t>
        </w:r>
        <w:proofErr w:type="spellEnd"/>
        <w:r w:rsidR="0031477E" w:rsidRPr="0031477E">
          <w:rPr>
            <w:color w:val="FF0000"/>
            <w:rPrChange w:id="163" w:author="Jamie Corcoran" w:date="2026-05-08T09:44:00Z">
              <w:rPr>
                <w:color w:val="FF0000"/>
                <w:highlight w:val="yellow"/>
              </w:rPr>
            </w:rPrChange>
          </w:rPr>
          <w:t xml:space="preserve">, Dl, </w:t>
        </w:r>
      </w:ins>
      <w:ins w:id="164" w:author="Jamie Corcoran" w:date="2026-05-08T09:44:00Z">
        <w:r w:rsidR="0031477E">
          <w:rPr>
            <w:color w:val="FF0000"/>
          </w:rPr>
          <w:t>and</w:t>
        </w:r>
      </w:ins>
      <w:ins w:id="165" w:author="Jamie Corcoran" w:date="2026-05-08T09:43:00Z">
        <w:r w:rsidR="0031477E" w:rsidRPr="0031477E">
          <w:rPr>
            <w:color w:val="FF0000"/>
            <w:rPrChange w:id="166" w:author="Jamie Corcoran" w:date="2026-05-08T09:44:00Z">
              <w:rPr>
                <w:color w:val="FF0000"/>
                <w:highlight w:val="yellow"/>
              </w:rPr>
            </w:rPrChange>
          </w:rPr>
          <w:t xml:space="preserve"> Vs in reactive fish compared to proactive fish</w:t>
        </w:r>
      </w:ins>
      <w:ins w:id="167" w:author="Jamie Corcoran" w:date="2026-05-08T12:56:00Z">
        <w:r w:rsidR="002A7D80">
          <w:rPr>
            <w:color w:val="FF0000"/>
          </w:rPr>
          <w:t xml:space="preserve"> undergoing a fear conditioning task</w:t>
        </w:r>
      </w:ins>
      <w:ins w:id="168" w:author="Jamie Corcoran" w:date="2026-05-08T09:43:00Z">
        <w:r w:rsidR="0031477E" w:rsidRPr="0031477E">
          <w:rPr>
            <w:color w:val="FF0000"/>
            <w:rPrChange w:id="169" w:author="Jamie Corcoran" w:date="2026-05-08T09:44:00Z">
              <w:rPr>
                <w:color w:val="FF0000"/>
                <w:highlight w:val="yellow"/>
              </w:rPr>
            </w:rPrChange>
          </w:rPr>
          <w:t xml:space="preserve"> (</w:t>
        </w:r>
      </w:ins>
      <w:ins w:id="170" w:author="Jamie Corcoran" w:date="2026-05-08T09:44:00Z">
        <w:r w:rsidR="0031477E" w:rsidRPr="0031477E">
          <w:rPr>
            <w:color w:val="FF0000"/>
            <w:rPrChange w:id="171" w:author="Jamie Corcoran" w:date="2026-05-08T09:44:00Z">
              <w:rPr>
                <w:color w:val="FF0000"/>
                <w:highlight w:val="yellow"/>
              </w:rPr>
            </w:rPrChange>
          </w:rPr>
          <w:t>Baker &amp; Wong, 2021).</w:t>
        </w:r>
      </w:ins>
      <w:ins w:id="172" w:author="Jamie Corcoran" w:date="2026-05-08T09:43:00Z">
        <w:r w:rsidR="0031477E" w:rsidRPr="0031477E">
          <w:rPr>
            <w:color w:val="FF0000"/>
            <w:rPrChange w:id="173" w:author="Jamie Corcoran" w:date="2026-05-08T09:44:00Z">
              <w:rPr>
                <w:color w:val="FF0000"/>
                <w:highlight w:val="yellow"/>
              </w:rPr>
            </w:rPrChange>
          </w:rPr>
          <w:t xml:space="preserve"> </w:t>
        </w:r>
      </w:ins>
      <w:ins w:id="174" w:author="Jamie Corcoran" w:date="2026-05-07T13:59:00Z">
        <w:r w:rsidR="000078C0" w:rsidRPr="0031477E">
          <w:rPr>
            <w:color w:val="FF0000"/>
          </w:rPr>
          <w:t>Therefore we chose ar</w:t>
        </w:r>
        <w:r w:rsidR="000078C0">
          <w:rPr>
            <w:color w:val="FF0000"/>
          </w:rPr>
          <w:t>eas in those pathways as we hop</w:t>
        </w:r>
      </w:ins>
      <w:ins w:id="175" w:author="Jamie Corcoran" w:date="2026-05-07T14:00:00Z">
        <w:r w:rsidR="000078C0">
          <w:rPr>
            <w:color w:val="FF0000"/>
          </w:rPr>
          <w:t xml:space="preserve">ed to determine potential explanations for differences in stress behavior between stress coping style. We added these points to the introduction (lines </w:t>
        </w:r>
      </w:ins>
      <w:ins w:id="176" w:author="Jamie Corcoran" w:date="2026-05-07T14:01:00Z">
        <w:r w:rsidR="000078C0">
          <w:rPr>
            <w:color w:val="FF0000"/>
          </w:rPr>
          <w:t xml:space="preserve">XYZ). </w:t>
        </w:r>
      </w:ins>
      <w:ins w:id="177" w:author="Jamie Corcoran" w:date="2026-05-06T14:37:00Z">
        <w:r w:rsidR="00281411">
          <w:rPr>
            <w:color w:val="FF0000"/>
          </w:rPr>
          <w:t>We do agree that there is a possibility for other brain regions that we did not characterize to influence stress behavior. We address this</w:t>
        </w:r>
      </w:ins>
      <w:ins w:id="178" w:author="Jamie Corcoran" w:date="2026-05-07T14:01:00Z">
        <w:r w:rsidR="000078C0">
          <w:rPr>
            <w:color w:val="FF0000"/>
          </w:rPr>
          <w:t xml:space="preserve"> limitation</w:t>
        </w:r>
      </w:ins>
      <w:ins w:id="179" w:author="Jamie Corcoran" w:date="2026-05-06T14:37:00Z">
        <w:r w:rsidR="00281411">
          <w:rPr>
            <w:color w:val="FF0000"/>
          </w:rPr>
          <w:t xml:space="preserve"> in the discussion </w:t>
        </w:r>
      </w:ins>
      <w:del w:id="180" w:author="Jamie Corcoran" w:date="2026-05-06T14:37:00Z">
        <w:r w:rsidR="00D07F39" w:rsidDel="00281411">
          <w:rPr>
            <w:color w:val="FF0000"/>
          </w:rPr>
          <w:delText>We also addressed the limitation of selecting specific brain regions in the discussion</w:delText>
        </w:r>
        <w:r w:rsidDel="00281411">
          <w:rPr>
            <w:color w:val="FF0000"/>
          </w:rPr>
          <w:delText xml:space="preserve"> </w:delText>
        </w:r>
      </w:del>
      <w:r>
        <w:rPr>
          <w:color w:val="FF0000"/>
        </w:rPr>
        <w:t>(304-306)</w:t>
      </w:r>
      <w:r w:rsidR="00D07F39">
        <w:rPr>
          <w:color w:val="FF0000"/>
        </w:rPr>
        <w:t>.</w:t>
      </w:r>
    </w:p>
    <w:p w14:paraId="059E9F2D" w14:textId="314D44EF" w:rsidR="005F007D" w:rsidRDefault="00E967AA" w:rsidP="00E967AA">
      <w:pPr>
        <w:pStyle w:val="NormalWeb"/>
        <w:spacing w:before="0" w:beforeAutospacing="0" w:after="240" w:afterAutospacing="0"/>
      </w:pPr>
      <w:r>
        <w:br/>
        <w:t>The choice of egr-1 as the sole marker of neural activity also requires stronger justification. Although the manuscript later acknowledges this as a limitation, the rationale should be established more clearly in the Introduction and Methods. It would be helpful for the authors to explain why egr-1 was selected over other immediate early genes or activity markers such as c-</w:t>
      </w:r>
      <w:proofErr w:type="spellStart"/>
      <w:r>
        <w:t>fos</w:t>
      </w:r>
      <w:proofErr w:type="spellEnd"/>
      <w:r>
        <w:t xml:space="preserve">, Arc, or activity-dependent </w:t>
      </w:r>
      <w:proofErr w:type="spellStart"/>
      <w:r>
        <w:t>signalling</w:t>
      </w:r>
      <w:proofErr w:type="spellEnd"/>
      <w:r>
        <w:t xml:space="preserve"> markers such as </w:t>
      </w:r>
      <w:proofErr w:type="spellStart"/>
      <w:r>
        <w:t>pERK</w:t>
      </w:r>
      <w:proofErr w:type="spellEnd"/>
      <w:r>
        <w:t>/</w:t>
      </w:r>
      <w:proofErr w:type="spellStart"/>
      <w:r>
        <w:t>tERK</w:t>
      </w:r>
      <w:proofErr w:type="spellEnd"/>
      <w:r>
        <w:t>, particularly given that different markers may capture different temporal windows and cellular populations. Relatedly, the manuscript currently interprets egr-1 expression largely as a readout of neural activity, but this should be discussed more cautiously. egr-1 does not necessarily capture all stress-responsive cell types, nor all relevant forms of circuit activity. Stress coping likely involves multiple cellular populations, including potentially glial or radial glia-related components (</w:t>
      </w:r>
      <w:proofErr w:type="spellStart"/>
      <w:r>
        <w:t>eg</w:t>
      </w:r>
      <w:proofErr w:type="spellEnd"/>
      <w:r>
        <w:t xml:space="preserve"> Mu et al., 2019), and regional egr-1 signal may therefore not reflect functionally equivalent neural processes across all structures. The authors should therefore clarify that their results reflect egr-1-associated network patterns, rather than a comprehensive measure of neural activation across the stress circuitry.</w:t>
      </w:r>
      <w:r>
        <w:br/>
      </w:r>
    </w:p>
    <w:p w14:paraId="7C5A5884" w14:textId="530944E6" w:rsidR="005F007D" w:rsidRPr="005F007D" w:rsidRDefault="00383947" w:rsidP="00E967AA">
      <w:pPr>
        <w:pStyle w:val="NormalWeb"/>
        <w:spacing w:before="0" w:beforeAutospacing="0" w:after="240" w:afterAutospacing="0"/>
        <w:rPr>
          <w:color w:val="FF0000"/>
        </w:rPr>
      </w:pPr>
      <w:r>
        <w:rPr>
          <w:color w:val="FF0000"/>
        </w:rPr>
        <w:t>We appreciate this comment</w:t>
      </w:r>
      <w:r w:rsidR="004641E1">
        <w:rPr>
          <w:color w:val="FF0000"/>
        </w:rPr>
        <w:t xml:space="preserve"> feedback and agree that we should clarify the activity is specific to egr-1</w:t>
      </w:r>
      <w:r>
        <w:rPr>
          <w:color w:val="FF0000"/>
        </w:rPr>
        <w:t>. We added more in the introduction to clarify why we chose egr-1 specifically as we were interested in activity related to stress</w:t>
      </w:r>
      <w:del w:id="181" w:author="Jamie Corcoran" w:date="2026-05-06T15:13:00Z">
        <w:r w:rsidDel="00281411">
          <w:rPr>
            <w:color w:val="FF0000"/>
          </w:rPr>
          <w:delText xml:space="preserve"> (87-89</w:delText>
        </w:r>
      </w:del>
      <w:ins w:id="182" w:author="Jamie Corcoran" w:date="2026-05-06T15:13:00Z">
        <w:r w:rsidR="00281411">
          <w:rPr>
            <w:color w:val="FF0000"/>
          </w:rPr>
          <w:t>.</w:t>
        </w:r>
      </w:ins>
      <w:del w:id="183" w:author="Jamie Corcoran" w:date="2026-05-06T15:13:00Z">
        <w:r w:rsidDel="00281411">
          <w:rPr>
            <w:color w:val="FF0000"/>
          </w:rPr>
          <w:delText>)</w:delText>
        </w:r>
      </w:del>
      <w:ins w:id="184" w:author="Jamie Corcoran" w:date="2026-05-06T15:03:00Z">
        <w:r w:rsidR="00281411">
          <w:rPr>
            <w:color w:val="FF0000"/>
          </w:rPr>
          <w:t xml:space="preserve"> Egr-1</w:t>
        </w:r>
      </w:ins>
      <w:ins w:id="185" w:author="Jamie Corcoran" w:date="2026-05-06T15:18:00Z">
        <w:r w:rsidR="00281411">
          <w:rPr>
            <w:color w:val="FF0000"/>
          </w:rPr>
          <w:t xml:space="preserve"> </w:t>
        </w:r>
      </w:ins>
      <w:ins w:id="186" w:author="Jamie Corcoran" w:date="2026-05-06T15:12:00Z">
        <w:r w:rsidR="00281411">
          <w:rPr>
            <w:color w:val="FF0000"/>
          </w:rPr>
          <w:t>regulates the response to chronic stress</w:t>
        </w:r>
      </w:ins>
      <w:ins w:id="187" w:author="Jamie Corcoran" w:date="2026-05-06T15:03:00Z">
        <w:r w:rsidR="00281411">
          <w:rPr>
            <w:color w:val="FF0000"/>
          </w:rPr>
          <w:t xml:space="preserve"> (</w:t>
        </w:r>
      </w:ins>
      <w:ins w:id="188" w:author="Jamie Corcoran" w:date="2026-05-06T15:12:00Z">
        <w:r w:rsidR="00281411">
          <w:rPr>
            <w:color w:val="FF0000"/>
          </w:rPr>
          <w:t>Sancho-</w:t>
        </w:r>
        <w:proofErr w:type="spellStart"/>
        <w:r w:rsidR="00281411">
          <w:rPr>
            <w:color w:val="FF0000"/>
          </w:rPr>
          <w:t>Balsells</w:t>
        </w:r>
      </w:ins>
      <w:proofErr w:type="spellEnd"/>
      <w:ins w:id="189" w:author="Jamie Corcoran" w:date="2026-05-06T15:03:00Z">
        <w:r w:rsidR="00281411">
          <w:rPr>
            <w:color w:val="FF0000"/>
          </w:rPr>
          <w:t>).</w:t>
        </w:r>
      </w:ins>
      <w:ins w:id="190" w:author="Jamie Corcoran" w:date="2026-05-06T15:09:00Z">
        <w:r w:rsidR="00281411">
          <w:rPr>
            <w:color w:val="FF0000"/>
          </w:rPr>
          <w:t xml:space="preserve"> </w:t>
        </w:r>
      </w:ins>
      <w:ins w:id="191" w:author="Jamie Corcoran" w:date="2026-05-06T15:12:00Z">
        <w:r w:rsidR="00281411">
          <w:rPr>
            <w:color w:val="FF0000"/>
          </w:rPr>
          <w:t>Egr-1 is also necessary for fear memories (Maddox et al., 20</w:t>
        </w:r>
      </w:ins>
      <w:ins w:id="192" w:author="Jamie Corcoran" w:date="2026-05-06T15:13:00Z">
        <w:r w:rsidR="00281411">
          <w:rPr>
            <w:color w:val="FF0000"/>
          </w:rPr>
          <w:t xml:space="preserve">11). </w:t>
        </w:r>
      </w:ins>
      <w:ins w:id="193" w:author="Jamie Corcoran" w:date="2026-05-06T15:09:00Z">
        <w:r w:rsidR="00281411">
          <w:rPr>
            <w:color w:val="FF0000"/>
          </w:rPr>
          <w:t xml:space="preserve">Additionally. Egr-1 is associated with oxidative stress, increased with psychological </w:t>
        </w:r>
      </w:ins>
      <w:ins w:id="194" w:author="Jamie Corcoran" w:date="2026-05-06T15:11:00Z">
        <w:r w:rsidR="00281411">
          <w:rPr>
            <w:color w:val="FF0000"/>
          </w:rPr>
          <w:t>s</w:t>
        </w:r>
      </w:ins>
      <w:ins w:id="195" w:author="Jamie Corcoran" w:date="2026-05-06T15:09:00Z">
        <w:r w:rsidR="00281411">
          <w:rPr>
            <w:color w:val="FF0000"/>
          </w:rPr>
          <w:t>tress</w:t>
        </w:r>
      </w:ins>
      <w:ins w:id="196" w:author="Jamie Corcoran" w:date="2026-05-06T15:11:00Z">
        <w:r w:rsidR="00281411">
          <w:rPr>
            <w:color w:val="FF0000"/>
          </w:rPr>
          <w:t xml:space="preserve"> (CITE)</w:t>
        </w:r>
      </w:ins>
      <w:ins w:id="197" w:author="Jamie Corcoran" w:date="2026-05-06T15:09:00Z">
        <w:r w:rsidR="00281411">
          <w:rPr>
            <w:color w:val="FF0000"/>
          </w:rPr>
          <w:t>.</w:t>
        </w:r>
      </w:ins>
      <w:r>
        <w:rPr>
          <w:color w:val="FF0000"/>
        </w:rPr>
        <w:t xml:space="preserve"> </w:t>
      </w:r>
      <w:ins w:id="198" w:author="Jamie Corcoran" w:date="2026-05-06T15:13:00Z">
        <w:r w:rsidR="00281411">
          <w:rPr>
            <w:color w:val="FF0000"/>
          </w:rPr>
          <w:t>We discuss this in the paper on lines 89-90. Despite</w:t>
        </w:r>
      </w:ins>
      <w:ins w:id="199" w:author="Jamie Corcoran" w:date="2026-05-06T15:14:00Z">
        <w:r w:rsidR="00281411">
          <w:rPr>
            <w:color w:val="FF0000"/>
          </w:rPr>
          <w:t xml:space="preserve"> these reasons that egr-1 was chosen for this study we acknowledge that there could be other activity that is not shown through the expression of egr-1. </w:t>
        </w:r>
      </w:ins>
      <w:r>
        <w:rPr>
          <w:color w:val="FF0000"/>
        </w:rPr>
        <w:t>We</w:t>
      </w:r>
      <w:del w:id="200" w:author="Jamie Corcoran" w:date="2026-05-06T15:14:00Z">
        <w:r w:rsidDel="00281411">
          <w:rPr>
            <w:color w:val="FF0000"/>
          </w:rPr>
          <w:delText xml:space="preserve"> have also</w:delText>
        </w:r>
      </w:del>
      <w:r>
        <w:rPr>
          <w:color w:val="FF0000"/>
        </w:rPr>
        <w:t xml:space="preserve"> addressed </w:t>
      </w:r>
      <w:del w:id="201" w:author="Jamie Corcoran" w:date="2026-05-06T14:38:00Z">
        <w:r w:rsidDel="00281411">
          <w:rPr>
            <w:color w:val="FF0000"/>
          </w:rPr>
          <w:delText>the limitation of using egr-1 in that we could have missed other activity</w:delText>
        </w:r>
      </w:del>
      <w:ins w:id="202" w:author="Jamie Corcoran" w:date="2026-05-06T14:38:00Z">
        <w:r w:rsidR="00281411">
          <w:rPr>
            <w:color w:val="FF0000"/>
          </w:rPr>
          <w:t>that egr-1 does not encapsulate all potential brain activity in the discussion</w:t>
        </w:r>
      </w:ins>
      <w:r>
        <w:rPr>
          <w:color w:val="FF0000"/>
        </w:rPr>
        <w:t xml:space="preserve"> (299-301). </w:t>
      </w:r>
    </w:p>
    <w:p w14:paraId="6D59FA7C" w14:textId="2FEB54F8" w:rsidR="005F007D" w:rsidRPr="005F007D" w:rsidRDefault="00E967AA" w:rsidP="00E967AA">
      <w:pPr>
        <w:pStyle w:val="NormalWeb"/>
        <w:spacing w:before="0" w:beforeAutospacing="0" w:after="240" w:afterAutospacing="0"/>
        <w:rPr>
          <w:color w:val="FF0000"/>
        </w:rPr>
      </w:pPr>
      <w:r>
        <w:br/>
        <w:t xml:space="preserve">A particularly important issue concerns the insufficient reporting and control of biological variables, especially sex, age, and reproductive or endocrine status. The manuscript indicates that fish were housed in mixed-sex tanks, but it is not clear whether the individuals used in the study were males, females, or a mixture, nor whether sex was balanced across strain and treatment groups. This is a major concern because stress coping in zebrafish is strongly influenced by sex and endogenous steroid hormone levels, and sex-specific differences in both </w:t>
      </w:r>
      <w:proofErr w:type="spellStart"/>
      <w:r>
        <w:t>behavioural</w:t>
      </w:r>
      <w:proofErr w:type="spellEnd"/>
      <w:r>
        <w:t xml:space="preserve"> stress </w:t>
      </w:r>
      <w:r>
        <w:lastRenderedPageBreak/>
        <w:t xml:space="preserve">responses and brain gene expression are well established. This issue is especially relevant here because egr-1 itself may be sensitive to sex-dependent regulation, and because the study's conclusions are based on differences in both </w:t>
      </w:r>
      <w:proofErr w:type="spellStart"/>
      <w:r>
        <w:t>behavioural</w:t>
      </w:r>
      <w:proofErr w:type="spellEnd"/>
      <w:r>
        <w:t xml:space="preserve"> phenotype and brain activity patterns. The manuscript should therefore explicitly state the sex and age of the animals used, whether reproductive maturity or gonadal status was controlled, and whether sex was considered analytically or at least balanced experimentally. More broadly, it would also be helpful to know whether the proactive and reactive lines differ in any baseline traits other than </w:t>
      </w:r>
      <w:proofErr w:type="spellStart"/>
      <w:r>
        <w:t>behavioural</w:t>
      </w:r>
      <w:proofErr w:type="spellEnd"/>
      <w:r>
        <w:t xml:space="preserve"> measures and cortisol responsiveness, such as body size, </w:t>
      </w:r>
      <w:commentRangeStart w:id="203"/>
      <w:r>
        <w:t>maturation rate, fertility, metabolic state</w:t>
      </w:r>
      <w:commentRangeEnd w:id="203"/>
      <w:r w:rsidR="00507D1A">
        <w:rPr>
          <w:rStyle w:val="CommentReference"/>
          <w:sz w:val="24"/>
          <w:szCs w:val="24"/>
        </w:rPr>
        <w:commentReference w:id="203"/>
      </w:r>
      <w:r>
        <w:t>, or other endocrine-related characteristics that might confound interpretation of the observed network differences.</w:t>
      </w:r>
      <w:r>
        <w:br/>
      </w:r>
    </w:p>
    <w:p w14:paraId="745EC570" w14:textId="6AB58672" w:rsidR="00383947" w:rsidRDefault="004641E1" w:rsidP="00E967AA">
      <w:pPr>
        <w:pStyle w:val="NormalWeb"/>
        <w:spacing w:before="0" w:beforeAutospacing="0" w:after="240" w:afterAutospacing="0"/>
        <w:rPr>
          <w:color w:val="FF0000"/>
        </w:rPr>
      </w:pPr>
      <w:r>
        <w:rPr>
          <w:color w:val="FF0000"/>
        </w:rPr>
        <w:t xml:space="preserve">We appreciate the feedback and apologize for the lack of information. </w:t>
      </w:r>
      <w:r w:rsidR="00383947">
        <w:rPr>
          <w:color w:val="FF0000"/>
        </w:rPr>
        <w:t>We added more information on the demographics of the groups (107-108). Sex was balanced across groups</w:t>
      </w:r>
      <w:ins w:id="204" w:author="Jamie Corcoran" w:date="2026-05-06T15:18:00Z">
        <w:r w:rsidR="00281411">
          <w:rPr>
            <w:color w:val="FF0000"/>
          </w:rPr>
          <w:t>,</w:t>
        </w:r>
      </w:ins>
      <w:ins w:id="205" w:author="Jamie Corcoran" w:date="2026-05-06T15:19:00Z">
        <w:r w:rsidR="00281411">
          <w:rPr>
            <w:color w:val="FF0000"/>
          </w:rPr>
          <w:t xml:space="preserve"> SPECIFIC NUMBERS FOR EACH GROUP</w:t>
        </w:r>
      </w:ins>
      <w:r w:rsidR="00383947">
        <w:rPr>
          <w:color w:val="FF0000"/>
        </w:rPr>
        <w:t xml:space="preserve">. We did not add sex to the </w:t>
      </w:r>
      <w:ins w:id="206" w:author="Jamie Corcoran" w:date="2026-05-08T09:45:00Z">
        <w:r w:rsidR="0031477E">
          <w:rPr>
            <w:color w:val="FF0000"/>
          </w:rPr>
          <w:t xml:space="preserve">SEM models or to the </w:t>
        </w:r>
        <w:proofErr w:type="spellStart"/>
        <w:r w:rsidR="0031477E">
          <w:rPr>
            <w:color w:val="FF0000"/>
          </w:rPr>
          <w:t>non behavior</w:t>
        </w:r>
        <w:proofErr w:type="spellEnd"/>
        <w:r w:rsidR="0031477E">
          <w:rPr>
            <w:color w:val="FF0000"/>
          </w:rPr>
          <w:t xml:space="preserve"> ANOVA models</w:t>
        </w:r>
      </w:ins>
      <w:del w:id="207" w:author="Jamie Corcoran" w:date="2026-05-08T09:45:00Z">
        <w:r w:rsidR="00383947" w:rsidDel="0031477E">
          <w:rPr>
            <w:color w:val="FF0000"/>
          </w:rPr>
          <w:delText>models</w:delText>
        </w:r>
      </w:del>
      <w:r w:rsidR="00383947">
        <w:rPr>
          <w:color w:val="FF0000"/>
        </w:rPr>
        <w:t xml:space="preserve"> due to limited sample size </w:t>
      </w:r>
      <w:r>
        <w:rPr>
          <w:color w:val="FF0000"/>
        </w:rPr>
        <w:t>and already large number of groups however we agree that there could be sex specific effects</w:t>
      </w:r>
      <w:r w:rsidR="00383947">
        <w:rPr>
          <w:color w:val="FF0000"/>
        </w:rPr>
        <w:t>.</w:t>
      </w:r>
      <w:del w:id="208" w:author="Jamie Corcoran" w:date="2026-05-07T15:21:00Z">
        <w:r w:rsidR="00383947" w:rsidDel="000078C0">
          <w:rPr>
            <w:color w:val="FF0000"/>
          </w:rPr>
          <w:delText xml:space="preserve"> We have not measured differences in fertility or other hormonal </w:delText>
        </w:r>
        <w:r w:rsidR="00146896" w:rsidDel="000078C0">
          <w:rPr>
            <w:color w:val="FF0000"/>
          </w:rPr>
          <w:delText>differences</w:delText>
        </w:r>
        <w:r w:rsidR="00383947" w:rsidDel="000078C0">
          <w:rPr>
            <w:color w:val="FF0000"/>
          </w:rPr>
          <w:delText xml:space="preserve"> in our specific strains which could be interesting</w:delText>
        </w:r>
      </w:del>
      <w:r w:rsidR="00383947">
        <w:rPr>
          <w:color w:val="FF0000"/>
        </w:rPr>
        <w:t>.</w:t>
      </w:r>
      <w:ins w:id="209" w:author="Jamie Corcoran" w:date="2026-05-07T15:01:00Z">
        <w:r w:rsidR="000078C0">
          <w:rPr>
            <w:color w:val="FF0000"/>
          </w:rPr>
          <w:t xml:space="preserve"> </w:t>
        </w:r>
      </w:ins>
      <w:ins w:id="210" w:author="Jamie Corcoran" w:date="2026-05-06T15:19:00Z">
        <w:r w:rsidR="00281411">
          <w:rPr>
            <w:color w:val="FF0000"/>
          </w:rPr>
          <w:t xml:space="preserve">For behavior we see </w:t>
        </w:r>
      </w:ins>
      <w:ins w:id="211" w:author="Jamie Corcoran" w:date="2026-05-07T15:00:00Z">
        <w:r w:rsidR="000078C0">
          <w:rPr>
            <w:color w:val="FF0000"/>
          </w:rPr>
          <w:t xml:space="preserve">that there are some sex differences related to movement. The shy female </w:t>
        </w:r>
      </w:ins>
      <w:ins w:id="212" w:author="Jamie Corcoran" w:date="2026-05-07T15:01:00Z">
        <w:r w:rsidR="000078C0">
          <w:rPr>
            <w:color w:val="FF0000"/>
          </w:rPr>
          <w:t xml:space="preserve">fish freeze more than the shy male fish. However there are no differences related to the other measures of stress, time in the top portion, top transitions, and latency to the top. </w:t>
        </w:r>
      </w:ins>
      <w:ins w:id="213" w:author="Jamie Corcoran" w:date="2026-05-07T15:02:00Z">
        <w:r w:rsidR="000078C0">
          <w:rPr>
            <w:color w:val="FF0000"/>
          </w:rPr>
          <w:t xml:space="preserve">This suggests that </w:t>
        </w:r>
      </w:ins>
      <w:ins w:id="214" w:author="Jamie Corcoran" w:date="2026-05-07T15:04:00Z">
        <w:r w:rsidR="000078C0">
          <w:rPr>
            <w:color w:val="FF0000"/>
          </w:rPr>
          <w:t xml:space="preserve">the differences in freezing behavior may not be related to differences in stress directly. </w:t>
        </w:r>
      </w:ins>
      <w:ins w:id="215" w:author="Jamie Corcoran" w:date="2026-05-07T15:05:00Z">
        <w:r w:rsidR="000078C0" w:rsidRPr="000078C0">
          <w:rPr>
            <w:color w:val="FF0000"/>
            <w:highlight w:val="yellow"/>
            <w:rPrChange w:id="216" w:author="Jamie Corcoran" w:date="2026-05-07T15:21:00Z">
              <w:rPr>
                <w:color w:val="FF0000"/>
              </w:rPr>
            </w:rPrChange>
          </w:rPr>
          <w:t>While we have seen some behavioral differences related to stress</w:t>
        </w:r>
      </w:ins>
      <w:ins w:id="217" w:author="Jamie Corcoran" w:date="2026-05-07T15:21:00Z">
        <w:r w:rsidR="000078C0" w:rsidRPr="000078C0">
          <w:rPr>
            <w:color w:val="FF0000"/>
            <w:highlight w:val="yellow"/>
            <w:rPrChange w:id="218" w:author="Jamie Corcoran" w:date="2026-05-07T15:21:00Z">
              <w:rPr>
                <w:color w:val="FF0000"/>
              </w:rPr>
            </w:rPrChange>
          </w:rPr>
          <w:t xml:space="preserve"> across other studies in our zebrafish </w:t>
        </w:r>
      </w:ins>
      <w:ins w:id="219" w:author="Jamie Corcoran" w:date="2026-05-07T15:05:00Z">
        <w:r w:rsidR="000078C0" w:rsidRPr="000078C0">
          <w:rPr>
            <w:color w:val="FF0000"/>
            <w:highlight w:val="yellow"/>
            <w:rPrChange w:id="220" w:author="Jamie Corcoran" w:date="2026-05-07T15:21:00Z">
              <w:rPr>
                <w:color w:val="FF0000"/>
              </w:rPr>
            </w:rPrChange>
          </w:rPr>
          <w:t>we do not see differences in baseline transcriptome profile</w:t>
        </w:r>
        <w:r w:rsidR="000078C0">
          <w:rPr>
            <w:color w:val="FF0000"/>
          </w:rPr>
          <w:t>.</w:t>
        </w:r>
      </w:ins>
      <w:ins w:id="221" w:author="Jamie Corcoran" w:date="2026-05-07T15:06:00Z">
        <w:r w:rsidR="000078C0">
          <w:rPr>
            <w:color w:val="FF0000"/>
          </w:rPr>
          <w:t xml:space="preserve"> </w:t>
        </w:r>
      </w:ins>
      <w:ins w:id="222" w:author="Jamie Corcoran" w:date="2026-05-07T15:18:00Z">
        <w:r w:rsidR="000078C0">
          <w:rPr>
            <w:color w:val="FF0000"/>
          </w:rPr>
          <w:t xml:space="preserve">Zebrafish have a relatively short hormone cycle which could influence behavior. </w:t>
        </w:r>
      </w:ins>
      <w:ins w:id="223" w:author="Jamie Corcoran" w:date="2026-05-07T15:10:00Z">
        <w:r w:rsidR="000078C0">
          <w:rPr>
            <w:color w:val="FF0000"/>
          </w:rPr>
          <w:t>However recent research has found no significant incr</w:t>
        </w:r>
      </w:ins>
      <w:ins w:id="224" w:author="Jamie Corcoran" w:date="2026-05-07T15:11:00Z">
        <w:r w:rsidR="000078C0">
          <w:rPr>
            <w:color w:val="FF0000"/>
          </w:rPr>
          <w:t>ease in</w:t>
        </w:r>
      </w:ins>
      <w:ins w:id="225" w:author="Jamie Corcoran" w:date="2026-05-07T15:10:00Z">
        <w:r w:rsidR="000078C0">
          <w:rPr>
            <w:color w:val="FF0000"/>
          </w:rPr>
          <w:t xml:space="preserve"> behavioral variability </w:t>
        </w:r>
      </w:ins>
      <w:ins w:id="226" w:author="Jamie Corcoran" w:date="2026-05-07T15:11:00Z">
        <w:r w:rsidR="000078C0">
          <w:rPr>
            <w:color w:val="FF0000"/>
          </w:rPr>
          <w:t>in females despite increased hormonal fluctuations</w:t>
        </w:r>
      </w:ins>
      <w:ins w:id="227" w:author="Jamie Corcoran" w:date="2026-05-07T15:15:00Z">
        <w:r w:rsidR="000078C0">
          <w:rPr>
            <w:color w:val="FF0000"/>
          </w:rPr>
          <w:t xml:space="preserve"> in mice</w:t>
        </w:r>
      </w:ins>
      <w:ins w:id="228" w:author="Jamie Corcoran" w:date="2026-05-07T15:11:00Z">
        <w:r w:rsidR="000078C0">
          <w:rPr>
            <w:color w:val="FF0000"/>
          </w:rPr>
          <w:t xml:space="preserve"> (</w:t>
        </w:r>
      </w:ins>
      <w:proofErr w:type="spellStart"/>
      <w:ins w:id="229" w:author="Jamie Corcoran" w:date="2026-05-07T15:15:00Z">
        <w:r w:rsidR="000078C0">
          <w:rPr>
            <w:color w:val="FF0000"/>
          </w:rPr>
          <w:t>Smarr</w:t>
        </w:r>
        <w:proofErr w:type="spellEnd"/>
        <w:r w:rsidR="000078C0">
          <w:rPr>
            <w:color w:val="FF0000"/>
          </w:rPr>
          <w:t xml:space="preserve"> et al., 2017</w:t>
        </w:r>
      </w:ins>
      <w:ins w:id="230" w:author="Jamie Corcoran" w:date="2026-05-07T15:11:00Z">
        <w:r w:rsidR="000078C0">
          <w:rPr>
            <w:color w:val="FF0000"/>
          </w:rPr>
          <w:t>).</w:t>
        </w:r>
      </w:ins>
      <w:ins w:id="231" w:author="Jamie Corcoran" w:date="2026-05-07T15:15:00Z">
        <w:r w:rsidR="000078C0">
          <w:rPr>
            <w:color w:val="FF0000"/>
          </w:rPr>
          <w:t xml:space="preserve"> Additionally a </w:t>
        </w:r>
      </w:ins>
      <w:ins w:id="232" w:author="Jamie Corcoran" w:date="2026-05-07T15:16:00Z">
        <w:r w:rsidR="000078C0">
          <w:rPr>
            <w:color w:val="FF0000"/>
          </w:rPr>
          <w:t>study investigating factors affecting novel tank diving test measures, found that there were no sex differences in behavior</w:t>
        </w:r>
      </w:ins>
      <w:ins w:id="233" w:author="Jamie Corcoran" w:date="2026-05-07T15:17:00Z">
        <w:r w:rsidR="000078C0">
          <w:rPr>
            <w:color w:val="FF0000"/>
          </w:rPr>
          <w:t xml:space="preserve"> </w:t>
        </w:r>
        <w:r w:rsidR="000078C0">
          <w:rPr>
            <w:color w:val="FF0000"/>
          </w:rPr>
          <w:t>(Johnson et al., 2025).</w:t>
        </w:r>
      </w:ins>
      <w:ins w:id="234" w:author="Jamie Corcoran" w:date="2026-05-07T15:16:00Z">
        <w:r w:rsidR="000078C0">
          <w:rPr>
            <w:color w:val="FF0000"/>
          </w:rPr>
          <w:t xml:space="preserve"> </w:t>
        </w:r>
      </w:ins>
      <w:ins w:id="235" w:author="Jamie Corcoran" w:date="2026-05-07T15:17:00Z">
        <w:r w:rsidR="000078C0">
          <w:rPr>
            <w:color w:val="FF0000"/>
          </w:rPr>
          <w:t>There were some differences in variation but i</w:t>
        </w:r>
      </w:ins>
      <w:ins w:id="236" w:author="Jamie Corcoran" w:date="2026-05-07T15:16:00Z">
        <w:r w:rsidR="000078C0">
          <w:rPr>
            <w:color w:val="FF0000"/>
          </w:rPr>
          <w:t>nterestingly males actually showed more within</w:t>
        </w:r>
      </w:ins>
      <w:ins w:id="237" w:author="Jamie Corcoran" w:date="2026-05-07T15:17:00Z">
        <w:r w:rsidR="000078C0">
          <w:rPr>
            <w:color w:val="FF0000"/>
          </w:rPr>
          <w:t xml:space="preserve"> </w:t>
        </w:r>
      </w:ins>
      <w:ins w:id="238" w:author="Jamie Corcoran" w:date="2026-05-07T15:16:00Z">
        <w:r w:rsidR="000078C0">
          <w:rPr>
            <w:color w:val="FF0000"/>
          </w:rPr>
          <w:t>individual var</w:t>
        </w:r>
      </w:ins>
      <w:ins w:id="239" w:author="Jamie Corcoran" w:date="2026-05-07T15:17:00Z">
        <w:r w:rsidR="000078C0">
          <w:rPr>
            <w:color w:val="FF0000"/>
          </w:rPr>
          <w:t>iation while females showed more across individual differences (Johnson et al., 2025).</w:t>
        </w:r>
      </w:ins>
      <w:ins w:id="240" w:author="Jamie Corcoran" w:date="2026-05-07T15:22:00Z">
        <w:r w:rsidR="000078C0">
          <w:rPr>
            <w:color w:val="FF0000"/>
          </w:rPr>
          <w:t xml:space="preserve"> All fish were the same age so had the same reproductive maturity and </w:t>
        </w:r>
        <w:proofErr w:type="spellStart"/>
        <w:r w:rsidR="000078C0">
          <w:rPr>
            <w:color w:val="FF0000"/>
          </w:rPr>
          <w:t>gonodal</w:t>
        </w:r>
        <w:proofErr w:type="spellEnd"/>
        <w:r w:rsidR="000078C0">
          <w:rPr>
            <w:color w:val="FF0000"/>
          </w:rPr>
          <w:t xml:space="preserve"> status. We confirmed sex by visual confirmation of t</w:t>
        </w:r>
      </w:ins>
      <w:ins w:id="241" w:author="Jamie Corcoran" w:date="2026-05-07T15:23:00Z">
        <w:r w:rsidR="000078C0">
          <w:rPr>
            <w:color w:val="FF0000"/>
          </w:rPr>
          <w:t>estes or ovaries during dissection. Proactive and reactive strains do differ in their body musculatu</w:t>
        </w:r>
      </w:ins>
      <w:ins w:id="242" w:author="Jamie Corcoran" w:date="2026-05-07T15:24:00Z">
        <w:r w:rsidR="000078C0">
          <w:rPr>
            <w:color w:val="FF0000"/>
          </w:rPr>
          <w:t>re, likely due to differences in movement (Kern paper). We do not have information directly on maturation rate, fertil</w:t>
        </w:r>
      </w:ins>
      <w:ins w:id="243" w:author="Jamie Corcoran" w:date="2026-05-07T15:25:00Z">
        <w:r w:rsidR="000078C0">
          <w:rPr>
            <w:color w:val="FF0000"/>
          </w:rPr>
          <w:t xml:space="preserve">ity, o </w:t>
        </w:r>
        <w:proofErr w:type="spellStart"/>
        <w:r w:rsidR="000078C0">
          <w:rPr>
            <w:color w:val="FF0000"/>
          </w:rPr>
          <w:t>rmetabolic</w:t>
        </w:r>
        <w:proofErr w:type="spellEnd"/>
        <w:r w:rsidR="000078C0">
          <w:rPr>
            <w:color w:val="FF0000"/>
          </w:rPr>
          <w:t xml:space="preserve"> state. However, we have observed that there are no differences in gut microbiome across zebrafish</w:t>
        </w:r>
      </w:ins>
      <w:ins w:id="244" w:author="Jamie Corcoran" w:date="2026-05-08T09:44:00Z">
        <w:r w:rsidR="0031477E" w:rsidRPr="0031477E">
          <w:t xml:space="preserve"> </w:t>
        </w:r>
        <w:r w:rsidR="0031477E">
          <w:t>(</w:t>
        </w:r>
        <w:proofErr w:type="spellStart"/>
        <w:r w:rsidR="0031477E">
          <w:t>Ayayee</w:t>
        </w:r>
        <w:proofErr w:type="spellEnd"/>
        <w:r w:rsidR="0031477E">
          <w:t xml:space="preserve"> &amp; Wong 2025</w:t>
        </w:r>
        <w:r w:rsidR="0031477E">
          <w:t xml:space="preserve">). </w:t>
        </w:r>
      </w:ins>
      <w:ins w:id="245" w:author="Jamie Corcoran" w:date="2026-05-07T15:25:00Z">
        <w:r w:rsidR="000078C0">
          <w:rPr>
            <w:color w:val="FF0000"/>
          </w:rPr>
          <w:t xml:space="preserve"> </w:t>
        </w:r>
        <w:r w:rsidR="0031477E">
          <w:rPr>
            <w:color w:val="FF0000"/>
          </w:rPr>
          <w:t>A</w:t>
        </w:r>
        <w:r w:rsidR="000078C0">
          <w:rPr>
            <w:color w:val="FF0000"/>
          </w:rPr>
          <w:t xml:space="preserve">nd </w:t>
        </w:r>
        <w:r w:rsidR="000078C0" w:rsidRPr="000078C0">
          <w:rPr>
            <w:color w:val="FF0000"/>
            <w:highlight w:val="yellow"/>
            <w:rPrChange w:id="246" w:author="Jamie Corcoran" w:date="2026-05-07T15:25:00Z">
              <w:rPr>
                <w:color w:val="FF0000"/>
              </w:rPr>
            </w:rPrChange>
          </w:rPr>
          <w:t>OXIDATIVE STRESS BRAIN AREAS?</w:t>
        </w:r>
      </w:ins>
    </w:p>
    <w:p w14:paraId="327BC6B6" w14:textId="77777777" w:rsidR="00383947" w:rsidRDefault="00383947" w:rsidP="00E967AA">
      <w:pPr>
        <w:pStyle w:val="NormalWeb"/>
        <w:spacing w:before="0" w:beforeAutospacing="0" w:after="240" w:afterAutospacing="0"/>
      </w:pPr>
    </w:p>
    <w:p w14:paraId="3416D9B6" w14:textId="2FFB14B9" w:rsidR="005F007D" w:rsidRDefault="00E967AA" w:rsidP="00E967AA">
      <w:pPr>
        <w:pStyle w:val="NormalWeb"/>
        <w:spacing w:before="0" w:beforeAutospacing="0" w:after="240" w:afterAutospacing="0"/>
      </w:pPr>
      <w:r>
        <w:br/>
        <w:t xml:space="preserve">The description of the selectively bred lines themselves also requires more detail, as the entire interpretation of the study depends on the validity and reproducibility of these proactive and reactive strains. The manuscript currently states that the fish were selectively bred and are twelve generations removed from wild-caught founders, but this description is too limited. The authors should provide clearer information on how the selective breeding was performed, what </w:t>
      </w:r>
      <w:proofErr w:type="spellStart"/>
      <w:r>
        <w:t>behavioural</w:t>
      </w:r>
      <w:proofErr w:type="spellEnd"/>
      <w:r>
        <w:t xml:space="preserve"> criteria were used to define and select proactive versus reactive fish, whether the same criteria were applied across males and females, and what measures were taken to maintain quality control across generations. It would also be important to clarify whether the two lines </w:t>
      </w:r>
      <w:r>
        <w:lastRenderedPageBreak/>
        <w:t>originate from the same ancestral stock, whether they remain genetically heterogeneous or have approached a more fixed background, and how much within-line variation remains. These details are essential, particularly because the Discussion acknowledges the possibility of genetic drift, yet the manuscript</w:t>
      </w:r>
      <w:del w:id="247" w:author="Jamie Corcoran" w:date="2026-05-08T09:46:00Z">
        <w:r w:rsidDel="0031477E">
          <w:delText>'</w:delText>
        </w:r>
      </w:del>
      <w:ins w:id="248" w:author="Jamie Corcoran" w:date="2026-05-08T09:46:00Z">
        <w:r w:rsidR="0031477E">
          <w:t>’</w:t>
        </w:r>
      </w:ins>
      <w:r>
        <w:t>s central claims depend on the assumption that these lines reliably represent distinct stress coping styles rather than broader strain-level divergence.</w:t>
      </w:r>
    </w:p>
    <w:p w14:paraId="532AB495" w14:textId="47BF7BDE" w:rsidR="005F007D" w:rsidRDefault="00383947" w:rsidP="00E967AA">
      <w:pPr>
        <w:pStyle w:val="NormalWeb"/>
        <w:spacing w:before="0" w:beforeAutospacing="0" w:after="240" w:afterAutospacing="0"/>
      </w:pPr>
      <w:r>
        <w:rPr>
          <w:color w:val="FF0000"/>
        </w:rPr>
        <w:t>We have added the specific criteria as well as the origin of the strains (99-101). We do not know if they are still genetically heterogeneous and how much within line variation remains.</w:t>
      </w:r>
      <w:ins w:id="249" w:author="Jamie Corcoran" w:date="2026-05-07T15:30:00Z">
        <w:r w:rsidR="000078C0">
          <w:rPr>
            <w:color w:val="FF0000"/>
          </w:rPr>
          <w:t xml:space="preserve"> However in breeding we whatever. The breeding process is polygamous breeding with over 20 fish so it is unlikely for a fix</w:t>
        </w:r>
      </w:ins>
      <w:ins w:id="250" w:author="Jamie Corcoran" w:date="2026-05-07T15:31:00Z">
        <w:r w:rsidR="000078C0">
          <w:rPr>
            <w:color w:val="FF0000"/>
          </w:rPr>
          <w:t>ed background.</w:t>
        </w:r>
      </w:ins>
      <w:r>
        <w:rPr>
          <w:color w:val="FF0000"/>
        </w:rPr>
        <w:t xml:space="preserve"> We do still see behavioral variation within strain </w:t>
      </w:r>
      <w:del w:id="251" w:author="Jamie Corcoran" w:date="2026-05-07T15:31:00Z">
        <w:r w:rsidDel="000078C0">
          <w:rPr>
            <w:color w:val="FF0000"/>
          </w:rPr>
          <w:delText xml:space="preserve">so there is likely some variation remaining. </w:delText>
        </w:r>
      </w:del>
      <w:ins w:id="252" w:author="Jamie Corcoran" w:date="2026-05-07T15:31:00Z">
        <w:r w:rsidR="000078C0">
          <w:rPr>
            <w:color w:val="FF0000"/>
          </w:rPr>
          <w:t xml:space="preserve">in this study as well as others </w:t>
        </w:r>
      </w:ins>
      <w:ins w:id="253" w:author="Jamie Corcoran" w:date="2026-05-09T12:27:00Z">
        <w:r w:rsidR="007D0C61">
          <w:rPr>
            <w:color w:val="FF0000"/>
          </w:rPr>
          <w:t>(</w:t>
        </w:r>
      </w:ins>
      <w:ins w:id="254" w:author="Jamie Corcoran" w:date="2026-05-09T12:28:00Z">
        <w:r w:rsidR="007D0C61">
          <w:rPr>
            <w:color w:val="FF0000"/>
          </w:rPr>
          <w:t xml:space="preserve">Corcoran et al., 2025, </w:t>
        </w:r>
      </w:ins>
      <w:ins w:id="255" w:author="Jamie Corcoran" w:date="2026-05-09T12:27:00Z">
        <w:r w:rsidR="007D0C61">
          <w:rPr>
            <w:color w:val="FF0000"/>
          </w:rPr>
          <w:t>)</w:t>
        </w:r>
      </w:ins>
      <w:ins w:id="256" w:author="Jamie Corcoran" w:date="2026-05-07T15:31:00Z">
        <w:r w:rsidR="000078C0">
          <w:rPr>
            <w:color w:val="FF0000"/>
          </w:rPr>
          <w:t>.</w:t>
        </w:r>
      </w:ins>
      <w:ins w:id="257" w:author="Jamie Corcoran" w:date="2026-05-07T15:32:00Z">
        <w:r w:rsidR="000078C0">
          <w:rPr>
            <w:color w:val="FF0000"/>
          </w:rPr>
          <w:t xml:space="preserve"> Genetic drift refers to the lack of a replicate line from the same </w:t>
        </w:r>
        <w:proofErr w:type="spellStart"/>
        <w:r w:rsidR="000078C0">
          <w:rPr>
            <w:color w:val="FF0000"/>
          </w:rPr>
          <w:t>populationso</w:t>
        </w:r>
        <w:proofErr w:type="spellEnd"/>
        <w:r w:rsidR="000078C0">
          <w:rPr>
            <w:color w:val="FF0000"/>
          </w:rPr>
          <w:t xml:space="preserve"> we cannot rule out genetic drift due to selection </w:t>
        </w:r>
      </w:ins>
      <w:r w:rsidR="00E967AA">
        <w:br/>
      </w:r>
      <w:r w:rsidR="00E967AA">
        <w:br/>
        <w:t xml:space="preserve">Several aspects of the experimental design and timing also require clarification. Because both </w:t>
      </w:r>
      <w:proofErr w:type="spellStart"/>
      <w:r w:rsidR="00E967AA">
        <w:t>behavioural</w:t>
      </w:r>
      <w:proofErr w:type="spellEnd"/>
      <w:r w:rsidR="00E967AA">
        <w:t xml:space="preserve"> stress responses and HPI-axis activity are strongly influenced by circadian factors, the manuscript should specify when during the light cycle the NTDT and tissue collection were conducted, and whether all groups were tested within a </w:t>
      </w:r>
      <w:proofErr w:type="spellStart"/>
      <w:r w:rsidR="00E967AA">
        <w:t>standardised</w:t>
      </w:r>
      <w:proofErr w:type="spellEnd"/>
      <w:r w:rsidR="00E967AA">
        <w:t xml:space="preserve"> time window. Similarly, it is unclear whether fish had any prior handling or stress exposure before the novel tank diving test, and how the authors </w:t>
      </w:r>
      <w:proofErr w:type="spellStart"/>
      <w:r w:rsidR="00E967AA">
        <w:t>standardised</w:t>
      </w:r>
      <w:proofErr w:type="spellEnd"/>
      <w:r w:rsidR="00E967AA">
        <w:t xml:space="preserve"> baseline conditions before </w:t>
      </w:r>
      <w:proofErr w:type="spellStart"/>
      <w:r w:rsidR="00E967AA">
        <w:t>behavioural</w:t>
      </w:r>
      <w:proofErr w:type="spellEnd"/>
      <w:r w:rsidR="00E967AA">
        <w:t xml:space="preserve"> testing. This is especially important because the manuscript draws strong conclusions about baseline network differences between coping styles. It would also be helpful for the authors to clarify whether the NTDT in this study was used purely as an acute stressor or whether it also contributed to defining individual coping characteristics.</w:t>
      </w:r>
    </w:p>
    <w:p w14:paraId="56ED01F5" w14:textId="6DCEFBB2" w:rsidR="00383947" w:rsidRPr="00383947" w:rsidRDefault="00383947" w:rsidP="00383947">
      <w:pPr>
        <w:pStyle w:val="NormalWeb"/>
        <w:spacing w:before="0" w:beforeAutospacing="0" w:after="240" w:afterAutospacing="0"/>
        <w:rPr>
          <w:color w:val="FF0000"/>
        </w:rPr>
      </w:pPr>
      <w:r>
        <w:rPr>
          <w:color w:val="FF0000"/>
        </w:rPr>
        <w:t>We apologize for the confusion. We have a</w:t>
      </w:r>
      <w:r w:rsidR="005F007D" w:rsidRPr="005F007D">
        <w:rPr>
          <w:color w:val="FF0000"/>
        </w:rPr>
        <w:t>dded details</w:t>
      </w:r>
      <w:r>
        <w:rPr>
          <w:color w:val="FF0000"/>
        </w:rPr>
        <w:t xml:space="preserve"> about the NTDT, all</w:t>
      </w:r>
      <w:r w:rsidR="00146896">
        <w:rPr>
          <w:color w:val="FF0000"/>
        </w:rPr>
        <w:t xml:space="preserve"> fish were tested</w:t>
      </w:r>
      <w:r>
        <w:rPr>
          <w:color w:val="FF0000"/>
        </w:rPr>
        <w:t xml:space="preserve"> within</w:t>
      </w:r>
      <w:r w:rsidR="00146896">
        <w:rPr>
          <w:color w:val="FF0000"/>
        </w:rPr>
        <w:t xml:space="preserve"> an</w:t>
      </w:r>
      <w:r>
        <w:rPr>
          <w:color w:val="FF0000"/>
        </w:rPr>
        <w:t xml:space="preserve"> </w:t>
      </w:r>
      <w:del w:id="258" w:author="Jamie Corcoran" w:date="2026-05-07T15:54:00Z">
        <w:r w:rsidDel="000078C0">
          <w:rPr>
            <w:color w:val="FF0000"/>
          </w:rPr>
          <w:delText>8am</w:delText>
        </w:r>
      </w:del>
      <w:ins w:id="259" w:author="Jamie Corcoran" w:date="2026-05-07T15:55:00Z">
        <w:r w:rsidR="000078C0">
          <w:rPr>
            <w:color w:val="FF0000"/>
          </w:rPr>
          <w:t>8am</w:t>
        </w:r>
      </w:ins>
      <w:r>
        <w:rPr>
          <w:color w:val="FF0000"/>
        </w:rPr>
        <w:t>-6pm time frame</w:t>
      </w:r>
      <w:ins w:id="260" w:author="Jamie Corcoran" w:date="2026-05-09T12:27:00Z">
        <w:r w:rsidR="007D0C61">
          <w:rPr>
            <w:color w:val="FF0000"/>
          </w:rPr>
          <w:t xml:space="preserve">. </w:t>
        </w:r>
      </w:ins>
      <w:del w:id="261" w:author="Jamie Corcoran" w:date="2026-05-07T15:56:00Z">
        <w:r w:rsidDel="000078C0">
          <w:rPr>
            <w:color w:val="FF0000"/>
          </w:rPr>
          <w:delText>,</w:delText>
        </w:r>
      </w:del>
      <w:del w:id="262" w:author="Jamie Corcoran" w:date="2026-05-07T15:55:00Z">
        <w:r w:rsidDel="000078C0">
          <w:rPr>
            <w:color w:val="FF0000"/>
          </w:rPr>
          <w:delText xml:space="preserve"> </w:delText>
        </w:r>
        <w:r w:rsidR="00146896" w:rsidDel="000078C0">
          <w:rPr>
            <w:color w:val="FF0000"/>
          </w:rPr>
          <w:delText>the</w:delText>
        </w:r>
        <w:r w:rsidDel="000078C0">
          <w:rPr>
            <w:color w:val="FF0000"/>
          </w:rPr>
          <w:delText xml:space="preserve"> conditions before testing</w:delText>
        </w:r>
        <w:r w:rsidR="00146896" w:rsidDel="000078C0">
          <w:rPr>
            <w:color w:val="FF0000"/>
          </w:rPr>
          <w:delText xml:space="preserve"> were the same</w:delText>
        </w:r>
        <w:r w:rsidDel="000078C0">
          <w:rPr>
            <w:color w:val="FF0000"/>
          </w:rPr>
          <w:delText xml:space="preserve"> and</w:delText>
        </w:r>
        <w:r w:rsidR="00146896" w:rsidDel="000078C0">
          <w:rPr>
            <w:color w:val="FF0000"/>
          </w:rPr>
          <w:delText xml:space="preserve"> all fish had the</w:delText>
        </w:r>
        <w:r w:rsidDel="000078C0">
          <w:rPr>
            <w:color w:val="FF0000"/>
          </w:rPr>
          <w:delText xml:space="preserve"> same handling in transfer tanks before </w:delText>
        </w:r>
        <w:r w:rsidR="00146896" w:rsidDel="000078C0">
          <w:rPr>
            <w:color w:val="FF0000"/>
          </w:rPr>
          <w:delText xml:space="preserve">the </w:delText>
        </w:r>
        <w:r w:rsidDel="000078C0">
          <w:rPr>
            <w:color w:val="FF0000"/>
          </w:rPr>
          <w:delText>NTDT</w:delText>
        </w:r>
        <w:r w:rsidR="00146896" w:rsidDel="000078C0">
          <w:rPr>
            <w:color w:val="FF0000"/>
          </w:rPr>
          <w:delText>.</w:delText>
        </w:r>
      </w:del>
      <w:ins w:id="263" w:author="Jamie Corcoran" w:date="2026-05-07T15:47:00Z">
        <w:r w:rsidR="000078C0">
          <w:rPr>
            <w:color w:val="FF0000"/>
          </w:rPr>
          <w:t>While there are differences in stress behavior in zebrafish over 24 hours</w:t>
        </w:r>
      </w:ins>
      <w:ins w:id="264" w:author="Jamie Corcoran" w:date="2026-05-07T15:51:00Z">
        <w:r w:rsidR="000078C0">
          <w:rPr>
            <w:color w:val="FF0000"/>
          </w:rPr>
          <w:t xml:space="preserve">, the primary differences are </w:t>
        </w:r>
      </w:ins>
      <w:ins w:id="265" w:author="Jamie Corcoran" w:date="2026-05-07T15:52:00Z">
        <w:r w:rsidR="000078C0">
          <w:rPr>
            <w:color w:val="FF0000"/>
          </w:rPr>
          <w:t>after 6pm</w:t>
        </w:r>
      </w:ins>
      <w:ins w:id="266" w:author="Jamie Corcoran" w:date="2026-05-07T15:51:00Z">
        <w:r w:rsidR="000078C0">
          <w:rPr>
            <w:color w:val="FF0000"/>
          </w:rPr>
          <w:t xml:space="preserve"> and later where there is an increase in stress related behavio</w:t>
        </w:r>
      </w:ins>
      <w:ins w:id="267" w:author="Jamie Corcoran" w:date="2026-05-07T15:52:00Z">
        <w:r w:rsidR="000078C0">
          <w:rPr>
            <w:color w:val="FF0000"/>
          </w:rPr>
          <w:t>r</w:t>
        </w:r>
      </w:ins>
      <w:ins w:id="268" w:author="Jamie Corcoran" w:date="2026-05-07T15:51:00Z">
        <w:r w:rsidR="000078C0">
          <w:rPr>
            <w:color w:val="FF0000"/>
          </w:rPr>
          <w:t xml:space="preserve"> (Pintos et al., 2023). Therefore </w:t>
        </w:r>
      </w:ins>
      <w:ins w:id="269" w:author="Jamie Corcoran" w:date="2026-05-07T15:53:00Z">
        <w:r w:rsidR="000078C0">
          <w:rPr>
            <w:color w:val="FF0000"/>
          </w:rPr>
          <w:t>the behavior of our fish should not be influenced by the behavioral variation.</w:t>
        </w:r>
      </w:ins>
      <w:ins w:id="270" w:author="Jamie Corcoran" w:date="2026-05-07T15:51:00Z">
        <w:r w:rsidR="000078C0">
          <w:rPr>
            <w:color w:val="FF0000"/>
          </w:rPr>
          <w:t xml:space="preserve"> </w:t>
        </w:r>
      </w:ins>
      <w:ins w:id="271" w:author="Jamie Corcoran" w:date="2026-05-07T15:56:00Z">
        <w:r w:rsidR="000078C0">
          <w:rPr>
            <w:color w:val="FF0000"/>
          </w:rPr>
          <w:t>T</w:t>
        </w:r>
        <w:r w:rsidR="000078C0">
          <w:rPr>
            <w:color w:val="FF0000"/>
          </w:rPr>
          <w:t>he conditions before testing were the same and all fish had the same handling in transfer tanks before the NTDT.</w:t>
        </w:r>
        <w:r w:rsidR="000078C0">
          <w:rPr>
            <w:color w:val="FF0000"/>
          </w:rPr>
          <w:t xml:space="preserve"> Because the conditions were the same then this should not confound the data as it would be evenly distributed across groups.</w:t>
        </w:r>
        <w:r w:rsidR="000078C0">
          <w:rPr>
            <w:color w:val="FF0000"/>
          </w:rPr>
          <w:t xml:space="preserve"> </w:t>
        </w:r>
      </w:ins>
      <w:del w:id="272" w:author="Jamie Corcoran" w:date="2026-05-07T15:51:00Z">
        <w:r w:rsidR="00146896" w:rsidDel="000078C0">
          <w:rPr>
            <w:color w:val="FF0000"/>
          </w:rPr>
          <w:delText xml:space="preserve"> </w:delText>
        </w:r>
      </w:del>
      <w:r w:rsidR="00146896">
        <w:rPr>
          <w:color w:val="FF0000"/>
        </w:rPr>
        <w:t>This information is</w:t>
      </w:r>
      <w:r>
        <w:rPr>
          <w:color w:val="FF0000"/>
        </w:rPr>
        <w:t xml:space="preserve"> in the supplementary info</w:t>
      </w:r>
      <w:r w:rsidR="00146896">
        <w:rPr>
          <w:color w:val="FF0000"/>
        </w:rPr>
        <w:t>rmation</w:t>
      </w:r>
      <w:r>
        <w:rPr>
          <w:color w:val="FF0000"/>
        </w:rPr>
        <w:t xml:space="preserve">. </w:t>
      </w:r>
    </w:p>
    <w:p w14:paraId="478FC4B7" w14:textId="0C6BE292" w:rsidR="005F007D" w:rsidRDefault="00E967AA" w:rsidP="00E967AA">
      <w:pPr>
        <w:pStyle w:val="NormalWeb"/>
        <w:spacing w:before="0" w:beforeAutospacing="0" w:after="240" w:afterAutospacing="0"/>
      </w:pPr>
      <w:r>
        <w:br/>
        <w:t xml:space="preserve">A particularly important methodological issue concerns the timing of tissue collection relative to immediate early gene induction. The manuscript states that brains were collected immediately after the 30-minute NTDT. While this is understandable from a practical perspective, it raises an important interpretive issue because immediate early genes such as egr-1 typically show a temporal lag following stimulation, and their expression may not necessarily reflect the full neural activity pattern that occurred during the </w:t>
      </w:r>
      <w:proofErr w:type="spellStart"/>
      <w:r>
        <w:t>behavioural</w:t>
      </w:r>
      <w:proofErr w:type="spellEnd"/>
      <w:r>
        <w:t xml:space="preserve"> assay. The authors should therefore justify more explicitly why this time point was selected, and discuss whether the measured signal is expected to represent the integrated response across the 30-minute task, the final portion of the task, or possibly stress associated with handling and tissue collection itself. Without this clarification, it remains difficult to know how precisely the measured egr-1 patterns correspond to the </w:t>
      </w:r>
      <w:proofErr w:type="spellStart"/>
      <w:r>
        <w:t>behavioural</w:t>
      </w:r>
      <w:proofErr w:type="spellEnd"/>
      <w:r>
        <w:t xml:space="preserve"> experience during the NTDT.</w:t>
      </w:r>
    </w:p>
    <w:p w14:paraId="75A78CCD" w14:textId="09DFE7B7" w:rsidR="005F007D" w:rsidRPr="00004192" w:rsidRDefault="00383947" w:rsidP="00E967AA">
      <w:pPr>
        <w:pStyle w:val="NormalWeb"/>
        <w:spacing w:before="0" w:beforeAutospacing="0" w:after="240" w:afterAutospacing="0"/>
        <w:rPr>
          <w:color w:val="FF0000"/>
        </w:rPr>
      </w:pPr>
      <w:r>
        <w:rPr>
          <w:color w:val="FF0000"/>
        </w:rPr>
        <w:lastRenderedPageBreak/>
        <w:t>We apologize for the confusion.</w:t>
      </w:r>
      <w:ins w:id="273" w:author="Jamie Corcoran" w:date="2026-05-08T09:46:00Z">
        <w:r w:rsidR="0031477E">
          <w:rPr>
            <w:color w:val="FF0000"/>
          </w:rPr>
          <w:t xml:space="preserve"> IEG expression typically peaks at 30 minutes post stimulation (</w:t>
        </w:r>
      </w:ins>
      <w:ins w:id="274" w:author="Jamie Corcoran" w:date="2026-05-08T09:48:00Z">
        <w:r w:rsidR="0031477E">
          <w:rPr>
            <w:color w:val="FF0000"/>
          </w:rPr>
          <w:t xml:space="preserve">Burmeister &amp; </w:t>
        </w:r>
        <w:proofErr w:type="spellStart"/>
        <w:r w:rsidR="0031477E">
          <w:rPr>
            <w:color w:val="FF0000"/>
          </w:rPr>
          <w:t>Fernal</w:t>
        </w:r>
        <w:proofErr w:type="spellEnd"/>
        <w:r w:rsidR="0031477E">
          <w:rPr>
            <w:color w:val="FF0000"/>
          </w:rPr>
          <w:t>d, 2004</w:t>
        </w:r>
      </w:ins>
      <w:ins w:id="275" w:author="Jamie Corcoran" w:date="2026-05-08T09:46:00Z">
        <w:r w:rsidR="0031477E">
          <w:rPr>
            <w:color w:val="FF0000"/>
          </w:rPr>
          <w:t xml:space="preserve">). In our </w:t>
        </w:r>
      </w:ins>
      <w:ins w:id="276" w:author="Jamie Corcoran" w:date="2026-05-08T09:47:00Z">
        <w:r w:rsidR="0031477E">
          <w:rPr>
            <w:color w:val="FF0000"/>
          </w:rPr>
          <w:t xml:space="preserve">study we were interested in capturing the initial response to the </w:t>
        </w:r>
        <w:proofErr w:type="spellStart"/>
        <w:r w:rsidR="0031477E">
          <w:rPr>
            <w:color w:val="FF0000"/>
          </w:rPr>
          <w:t>novely</w:t>
        </w:r>
        <w:proofErr w:type="spellEnd"/>
        <w:r w:rsidR="0031477E">
          <w:rPr>
            <w:color w:val="FF0000"/>
          </w:rPr>
          <w:t xml:space="preserve"> stressor where both behavior and cortisol levels are changing, the first six minutes (CITE). Therefore we </w:t>
        </w:r>
        <w:proofErr w:type="spellStart"/>
        <w:r w:rsidR="0031477E">
          <w:rPr>
            <w:color w:val="FF0000"/>
          </w:rPr>
          <w:t>coleected</w:t>
        </w:r>
        <w:proofErr w:type="spellEnd"/>
        <w:r w:rsidR="0031477E">
          <w:rPr>
            <w:color w:val="FF0000"/>
          </w:rPr>
          <w:t xml:space="preserve"> tissue 30 minut</w:t>
        </w:r>
      </w:ins>
      <w:ins w:id="277" w:author="Jamie Corcoran" w:date="2026-05-08T09:48:00Z">
        <w:r w:rsidR="0031477E">
          <w:rPr>
            <w:color w:val="FF0000"/>
          </w:rPr>
          <w:t>es after the NTDT to capture the initial reaction.</w:t>
        </w:r>
      </w:ins>
      <w:r>
        <w:rPr>
          <w:color w:val="FF0000"/>
        </w:rPr>
        <w:t xml:space="preserve"> We have clarified the timing of tissue collection and that this timing is meant to capture activity in the start of the novel tank diving test as this is when the fish are initially stressed and to capture </w:t>
      </w:r>
      <w:commentRangeStart w:id="278"/>
      <w:del w:id="279" w:author="Jamie Corcoran" w:date="2026-05-08T09:48:00Z">
        <w:r w:rsidDel="0031477E">
          <w:rPr>
            <w:color w:val="FF0000"/>
          </w:rPr>
          <w:delText xml:space="preserve">neophobia </w:delText>
        </w:r>
        <w:commentRangeEnd w:id="278"/>
        <w:r w:rsidR="003F45E4" w:rsidDel="0031477E">
          <w:rPr>
            <w:rStyle w:val="CommentReference"/>
            <w:color w:val="FF0000"/>
            <w:sz w:val="24"/>
            <w:szCs w:val="24"/>
          </w:rPr>
          <w:commentReference w:id="278"/>
        </w:r>
      </w:del>
      <w:ins w:id="280" w:author="Jamie Corcoran" w:date="2026-05-08T09:48:00Z">
        <w:r w:rsidR="0031477E">
          <w:rPr>
            <w:color w:val="FF0000"/>
          </w:rPr>
          <w:t>the initial change in behavior and cortisol</w:t>
        </w:r>
      </w:ins>
      <w:ins w:id="281" w:author="Jamie Corcoran" w:date="2026-05-08T09:49:00Z">
        <w:r w:rsidR="0031477E">
          <w:rPr>
            <w:color w:val="FF0000"/>
          </w:rPr>
          <w:t xml:space="preserve"> in response to the novelty </w:t>
        </w:r>
        <w:proofErr w:type="spellStart"/>
        <w:r w:rsidR="0031477E">
          <w:rPr>
            <w:color w:val="FF0000"/>
          </w:rPr>
          <w:t>stessor</w:t>
        </w:r>
        <w:proofErr w:type="spellEnd"/>
        <w:r w:rsidR="0031477E">
          <w:rPr>
            <w:color w:val="FF0000"/>
          </w:rPr>
          <w:t xml:space="preserve"> </w:t>
        </w:r>
      </w:ins>
      <w:r>
        <w:rPr>
          <w:color w:val="FF0000"/>
        </w:rPr>
        <w:t>(123-124).</w:t>
      </w:r>
      <w:r w:rsidR="00E967AA">
        <w:br/>
      </w:r>
      <w:r w:rsidR="00E967AA">
        <w:br/>
        <w:t xml:space="preserve">Related to this, the procedures for fish handling, euthanasia, tissue collection, and dissection are currently </w:t>
      </w:r>
      <w:proofErr w:type="spellStart"/>
      <w:r w:rsidR="00E967AA">
        <w:t>underdescribed</w:t>
      </w:r>
      <w:proofErr w:type="spellEnd"/>
      <w:r w:rsidR="00E967AA">
        <w:t xml:space="preserve">. Because the study relies on an acute activity-dependent gene expression readout, even relatively brief differences in handling stress or post-assay delay could introduce substantial variability. The authors should therefore provide more detail on how fish were captured, how rapidly tissue was collected after </w:t>
      </w:r>
      <w:proofErr w:type="spellStart"/>
      <w:r w:rsidR="00E967AA">
        <w:t>behavioural</w:t>
      </w:r>
      <w:proofErr w:type="spellEnd"/>
      <w:r w:rsidR="00E967AA">
        <w:t xml:space="preserve"> testing, whether this interval was </w:t>
      </w:r>
      <w:proofErr w:type="spellStart"/>
      <w:r w:rsidR="00E967AA">
        <w:t>standardised</w:t>
      </w:r>
      <w:proofErr w:type="spellEnd"/>
      <w:r w:rsidR="00E967AA">
        <w:t xml:space="preserve"> across animals, and what steps were taken to </w:t>
      </w:r>
      <w:proofErr w:type="spellStart"/>
      <w:r w:rsidR="00E967AA">
        <w:t>minimise</w:t>
      </w:r>
      <w:proofErr w:type="spellEnd"/>
      <w:r w:rsidR="00E967AA">
        <w:t xml:space="preserve"> artifactual activation of stress pathways during collection. This is particularly important when comparing baseline and stressed groups, as the baseline animals appear to have been collected directly from home tanks, which may introduce a different type of acute handling context than the NTDT condition.</w:t>
      </w:r>
    </w:p>
    <w:p w14:paraId="49C940FC" w14:textId="76B9D4E2" w:rsidR="005F007D" w:rsidRDefault="00383947" w:rsidP="00E967AA">
      <w:pPr>
        <w:pStyle w:val="NormalWeb"/>
        <w:spacing w:before="0" w:beforeAutospacing="0" w:after="240" w:afterAutospacing="0"/>
      </w:pPr>
      <w:r>
        <w:rPr>
          <w:color w:val="FF0000"/>
        </w:rPr>
        <w:t>We apologize for the confusion.</w:t>
      </w:r>
      <w:ins w:id="282" w:author="Jamie Corcoran" w:date="2026-05-09T12:28:00Z">
        <w:r w:rsidR="007D0C61">
          <w:rPr>
            <w:color w:val="FF0000"/>
          </w:rPr>
          <w:t xml:space="preserve"> All fish were </w:t>
        </w:r>
      </w:ins>
      <w:ins w:id="283" w:author="Jamie Corcoran" w:date="2026-05-09T12:29:00Z">
        <w:r w:rsidR="007D0C61">
          <w:rPr>
            <w:color w:val="FF0000"/>
          </w:rPr>
          <w:t xml:space="preserve">caught from the NTDT with a net and </w:t>
        </w:r>
      </w:ins>
      <w:ins w:id="284" w:author="Jamie Corcoran" w:date="2026-05-09T12:28:00Z">
        <w:r w:rsidR="007D0C61">
          <w:rPr>
            <w:color w:val="FF0000"/>
          </w:rPr>
          <w:t>su</w:t>
        </w:r>
      </w:ins>
      <w:ins w:id="285" w:author="Jamie Corcoran" w:date="2026-05-09T12:29:00Z">
        <w:r w:rsidR="007D0C61">
          <w:rPr>
            <w:color w:val="FF0000"/>
          </w:rPr>
          <w:t>cc</w:t>
        </w:r>
      </w:ins>
      <w:ins w:id="286" w:author="Jamie Corcoran" w:date="2026-05-09T12:28:00Z">
        <w:r w:rsidR="007D0C61">
          <w:rPr>
            <w:color w:val="FF0000"/>
          </w:rPr>
          <w:t>essfully eut</w:t>
        </w:r>
      </w:ins>
      <w:ins w:id="287" w:author="Jamie Corcoran" w:date="2026-05-09T12:29:00Z">
        <w:r w:rsidR="007D0C61">
          <w:rPr>
            <w:color w:val="FF0000"/>
          </w:rPr>
          <w:t>h</w:t>
        </w:r>
      </w:ins>
      <w:ins w:id="288" w:author="Jamie Corcoran" w:date="2026-05-09T12:28:00Z">
        <w:r w:rsidR="007D0C61">
          <w:rPr>
            <w:color w:val="FF0000"/>
          </w:rPr>
          <w:t xml:space="preserve">anized within 6 </w:t>
        </w:r>
      </w:ins>
      <w:ins w:id="289" w:author="Jamie Corcoran" w:date="2026-05-09T12:29:00Z">
        <w:r w:rsidR="007D0C61">
          <w:rPr>
            <w:color w:val="FF0000"/>
          </w:rPr>
          <w:t>m</w:t>
        </w:r>
      </w:ins>
      <w:ins w:id="290" w:author="Jamie Corcoran" w:date="2026-05-09T12:28:00Z">
        <w:r w:rsidR="007D0C61">
          <w:rPr>
            <w:color w:val="FF0000"/>
          </w:rPr>
          <w:t>inutes of completion of the no</w:t>
        </w:r>
      </w:ins>
      <w:ins w:id="291" w:author="Jamie Corcoran" w:date="2026-05-09T12:29:00Z">
        <w:r w:rsidR="007D0C61">
          <w:rPr>
            <w:color w:val="FF0000"/>
          </w:rPr>
          <w:t>vel tank diving test.</w:t>
        </w:r>
      </w:ins>
      <w:ins w:id="292" w:author="Jamie Corcoran" w:date="2026-05-09T12:30:00Z">
        <w:r w:rsidR="007D0C61">
          <w:rPr>
            <w:color w:val="FF0000"/>
          </w:rPr>
          <w:t xml:space="preserve"> Gene expression of egr-1 is delayed by 30 minutes so all captured activity should reflect the first 6 minutes of the NTDT rather than any handling or other stressors (CITE).</w:t>
        </w:r>
      </w:ins>
      <w:r>
        <w:rPr>
          <w:color w:val="FF0000"/>
        </w:rPr>
        <w:t xml:space="preserve"> </w:t>
      </w:r>
      <w:del w:id="293" w:author="Jamie Corcoran" w:date="2026-05-09T12:31:00Z">
        <w:r w:rsidDel="007D0C61">
          <w:rPr>
            <w:color w:val="FF0000"/>
          </w:rPr>
          <w:delText xml:space="preserve">We have added more details to the supplementary information on tissue collection. </w:delText>
        </w:r>
      </w:del>
      <w:r>
        <w:rPr>
          <w:color w:val="FF0000"/>
        </w:rPr>
        <w:t>The control fish were collected directly after handling so egr-1 activity should not reflect this handling and should only reflect baseline activity in the home tank</w:t>
      </w:r>
      <w:ins w:id="294" w:author="Jamie Corcoran" w:date="2026-05-09T12:31:00Z">
        <w:r w:rsidR="007D0C61">
          <w:rPr>
            <w:color w:val="FF0000"/>
          </w:rPr>
          <w:t xml:space="preserve"> because of the 30 minute delay (CITE). We have added these details to the supplementary information</w:t>
        </w:r>
      </w:ins>
      <w:r>
        <w:rPr>
          <w:color w:val="FF0000"/>
        </w:rPr>
        <w:t xml:space="preserve"> (123-125).</w:t>
      </w:r>
      <w:r w:rsidR="00E967AA">
        <w:br/>
      </w:r>
      <w:r w:rsidR="00E967AA">
        <w:br/>
        <w:t xml:space="preserve">The histological and anatomical methodology also requires more detail to ensure reproducibility and to support confidence in the regional quantification. The manuscript should clarify how brains were oriented during OCT embedding, whether section angle and anatomical coordinates were </w:t>
      </w:r>
      <w:proofErr w:type="spellStart"/>
      <w:r w:rsidR="00E967AA">
        <w:t>standardised</w:t>
      </w:r>
      <w:proofErr w:type="spellEnd"/>
      <w:r w:rsidR="00E967AA">
        <w:t xml:space="preserve"> across individuals, and how individual variation in brain size or shape was accounted for. Although the authors state that regions were identified using a zebrafish brain atlas, it would be helpful to specify which atlas was used and whether it is the most current and appropriate reference for adult zebrafish neuroanatomy. In some cases, region boundaries, particularly within telencephalic and habenular subdivisions, can be difficult to define reliably, and the manuscript would be strengthened by explaining whether any additional anatomical landmarks or molecular markers were used to aid regional identification. Likewise, the authors should clarify whether all sections containing each ROI were </w:t>
      </w:r>
      <w:proofErr w:type="spellStart"/>
      <w:r w:rsidR="00E967AA">
        <w:t>analysed</w:t>
      </w:r>
      <w:proofErr w:type="spellEnd"/>
      <w:r w:rsidR="00E967AA">
        <w:t xml:space="preserve"> or only alternate sections, how many sections per region were quantified per fish, and how variability in ROI size across individuals was handled. These details are important because the conclusions rest on subtle differences in region-to-region covariance rather than large differences in regional expression magnitude.</w:t>
      </w:r>
    </w:p>
    <w:p w14:paraId="5C0F99FE" w14:textId="669B095D" w:rsidR="00004192" w:rsidRDefault="00383947" w:rsidP="00E967AA">
      <w:pPr>
        <w:pStyle w:val="NormalWeb"/>
        <w:spacing w:before="0" w:beforeAutospacing="0" w:after="240" w:afterAutospacing="0"/>
        <w:rPr>
          <w:color w:val="FF0000"/>
        </w:rPr>
      </w:pPr>
      <w:r>
        <w:rPr>
          <w:color w:val="FF0000"/>
        </w:rPr>
        <w:t>We have added the citation of the atlas used (</w:t>
      </w:r>
      <w:proofErr w:type="spellStart"/>
      <w:r w:rsidR="004641E1">
        <w:rPr>
          <w:color w:val="FF0000"/>
        </w:rPr>
        <w:t>Wulliman</w:t>
      </w:r>
      <w:proofErr w:type="spellEnd"/>
      <w:r w:rsidR="004641E1">
        <w:rPr>
          <w:color w:val="FF0000"/>
        </w:rPr>
        <w:t xml:space="preserve"> et al., 1996</w:t>
      </w:r>
      <w:r>
        <w:rPr>
          <w:color w:val="FF0000"/>
        </w:rPr>
        <w:t>).</w:t>
      </w:r>
      <w:ins w:id="295" w:author="Jamie Corcoran" w:date="2026-05-08T09:55:00Z">
        <w:r w:rsidR="0031477E">
          <w:rPr>
            <w:color w:val="FF0000"/>
          </w:rPr>
          <w:t>There is no stereotaxic atlas for zebrafish. The section angle was the same for every individual and all fish were cut in the coronal plane.</w:t>
        </w:r>
      </w:ins>
      <w:ins w:id="296" w:author="Jamie Corcoran" w:date="2026-05-08T09:54:00Z">
        <w:r w:rsidR="0031477E">
          <w:rPr>
            <w:color w:val="FF0000"/>
          </w:rPr>
          <w:t xml:space="preserve"> ROI</w:t>
        </w:r>
      </w:ins>
      <w:ins w:id="297" w:author="Jamie Corcoran" w:date="2026-05-08T09:55:00Z">
        <w:r w:rsidR="0031477E">
          <w:rPr>
            <w:color w:val="FF0000"/>
          </w:rPr>
          <w:t>s</w:t>
        </w:r>
      </w:ins>
      <w:ins w:id="298" w:author="Jamie Corcoran" w:date="2026-05-08T09:54:00Z">
        <w:r w:rsidR="0031477E">
          <w:rPr>
            <w:color w:val="FF0000"/>
          </w:rPr>
          <w:t xml:space="preserve"> were the same size for each individual. </w:t>
        </w:r>
      </w:ins>
      <w:del w:id="299" w:author="Jamie Corcoran" w:date="2026-05-08T09:54:00Z">
        <w:r w:rsidDel="0031477E">
          <w:rPr>
            <w:color w:val="FF0000"/>
          </w:rPr>
          <w:delText xml:space="preserve">. ROIs were smaller than the whole region size to account for differences in brain size and shape. </w:delText>
        </w:r>
      </w:del>
      <w:ins w:id="300" w:author="Jamie Corcoran" w:date="2026-05-06T14:42:00Z">
        <w:r w:rsidR="00281411">
          <w:rPr>
            <w:color w:val="FF0000"/>
          </w:rPr>
          <w:t>Multiple fish</w:t>
        </w:r>
      </w:ins>
      <w:ins w:id="301" w:author="Jamie Corcoran" w:date="2026-05-07T16:06:00Z">
        <w:r w:rsidR="000078C0">
          <w:rPr>
            <w:color w:val="FF0000"/>
          </w:rPr>
          <w:t xml:space="preserve"> at random</w:t>
        </w:r>
      </w:ins>
      <w:ins w:id="302" w:author="Jamie Corcoran" w:date="2026-05-06T14:42:00Z">
        <w:r w:rsidR="00281411">
          <w:rPr>
            <w:color w:val="FF0000"/>
          </w:rPr>
          <w:t xml:space="preserve"> were used to determine the smallest size that the ROI </w:t>
        </w:r>
      </w:ins>
      <w:ins w:id="303" w:author="Jamie Corcoran" w:date="2026-05-07T16:06:00Z">
        <w:r w:rsidR="000078C0">
          <w:rPr>
            <w:color w:val="FF0000"/>
          </w:rPr>
          <w:t>could be so that it was not too large for any of the fish but still covered as much of the region as it could</w:t>
        </w:r>
      </w:ins>
      <w:ins w:id="304" w:author="Jamie Corcoran" w:date="2026-05-06T14:42:00Z">
        <w:r w:rsidR="00281411">
          <w:rPr>
            <w:color w:val="FF0000"/>
          </w:rPr>
          <w:t xml:space="preserve">. </w:t>
        </w:r>
      </w:ins>
      <w:r>
        <w:rPr>
          <w:color w:val="FF0000"/>
        </w:rPr>
        <w:t xml:space="preserve">We listed the landmarks used for the ROI in </w:t>
      </w:r>
      <w:r>
        <w:rPr>
          <w:color w:val="FF0000"/>
        </w:rPr>
        <w:lastRenderedPageBreak/>
        <w:t>the supplementary information. All sections with acceptable quality (no missing areas or folding) were analyzed. The slide number differed across fish depending on size and quality.</w:t>
      </w:r>
      <w:ins w:id="305" w:author="Jamie Corcoran" w:date="2026-05-07T16:08:00Z">
        <w:r w:rsidR="000078C0">
          <w:rPr>
            <w:color w:val="FF0000"/>
          </w:rPr>
          <w:t xml:space="preserve"> The range for each section was XYZ</w:t>
        </w:r>
      </w:ins>
    </w:p>
    <w:p w14:paraId="46A7A748" w14:textId="2DE65937" w:rsidR="005F007D" w:rsidRDefault="00E967AA" w:rsidP="00E967AA">
      <w:pPr>
        <w:pStyle w:val="NormalWeb"/>
        <w:spacing w:before="0" w:beforeAutospacing="0" w:after="240" w:afterAutospacing="0"/>
      </w:pPr>
      <w:r>
        <w:br/>
        <w:t>The description of the DIG in situ hybridi</w:t>
      </w:r>
      <w:r w:rsidR="00B56EAB">
        <w:t>z</w:t>
      </w:r>
      <w:r>
        <w:t xml:space="preserve">ation procedure is also too brief for a study whose primary conclusions depend on quantitative histological signal. The authors should provide more methodological detail, either in the main text or supplementary materials, on probe concentration, </w:t>
      </w:r>
      <w:proofErr w:type="spellStart"/>
      <w:r>
        <w:t>hybridisation</w:t>
      </w:r>
      <w:proofErr w:type="spellEnd"/>
      <w:r>
        <w:t xml:space="preserve"> conditions, blocking and antibody incubation, signal detection chemistry, </w:t>
      </w:r>
      <w:proofErr w:type="spellStart"/>
      <w:r>
        <w:t>colour</w:t>
      </w:r>
      <w:proofErr w:type="spellEnd"/>
      <w:r>
        <w:t xml:space="preserve"> development timing, and how assay consistency was maintained across slides and batches. In particular, it is important to know how the authors controlled for inter- and intra-assay variability, whether all treatment groups were processed in parallel, and what positive and negative controls were included. This is particularly relevant because the manuscript interprets differences in network relationships rather than simple group-level signal intensity, and such analyses can be sensitive to technical variability if histological conditions are not tightly </w:t>
      </w:r>
      <w:proofErr w:type="spellStart"/>
      <w:r>
        <w:t>standardised</w:t>
      </w:r>
      <w:proofErr w:type="spellEnd"/>
      <w:r>
        <w:t>.</w:t>
      </w:r>
    </w:p>
    <w:p w14:paraId="1C704A0C" w14:textId="36041478" w:rsidR="00A15006" w:rsidRDefault="00383947" w:rsidP="00E967AA">
      <w:pPr>
        <w:pStyle w:val="NormalWeb"/>
        <w:spacing w:before="0" w:beforeAutospacing="0" w:after="240" w:afterAutospacing="0"/>
      </w:pPr>
      <w:r>
        <w:rPr>
          <w:color w:val="FF0000"/>
        </w:rPr>
        <w:t xml:space="preserve">We apologize for the lack of detail. </w:t>
      </w:r>
      <w:r w:rsidR="00B56EAB">
        <w:rPr>
          <w:color w:val="FF0000"/>
        </w:rPr>
        <w:t>These</w:t>
      </w:r>
      <w:r>
        <w:rPr>
          <w:color w:val="FF0000"/>
        </w:rPr>
        <w:t xml:space="preserve"> concerns</w:t>
      </w:r>
      <w:r w:rsidR="00B56EAB">
        <w:rPr>
          <w:color w:val="FF0000"/>
        </w:rPr>
        <w:t xml:space="preserve"> are addressed in the supplementary information. The information was previously at the bottom of the supplementary information but we moved it to the top due to the importance of the information. </w:t>
      </w:r>
      <w:r w:rsidR="00E967AA">
        <w:br/>
      </w:r>
      <w:r w:rsidR="00E967AA">
        <w:br/>
        <w:t>The choice to quantify mean optical density rather than cell counts or cell-type-specific signal also deserves more discussion. While optical density can be a practical and valid metric, it has limitations that should be acknowledged more explicitly. Regional OD may reflect not only activity-dependent gene expression intensity, but also differences in cellular density, tissue composition, and the relative contribution of different cell populations. This is particularly relevant in a study aiming to interpret region-level expression as evidence of altered functional neural activity. The authors should therefore justify why OD was chosen as the preferred measure and discuss more carefully what can and cannot be inferred from this metric biologically.</w:t>
      </w:r>
    </w:p>
    <w:p w14:paraId="3621F5E5" w14:textId="70D58321" w:rsidR="00E967AA" w:rsidRPr="00A15006" w:rsidRDefault="00383947" w:rsidP="00E967AA">
      <w:pPr>
        <w:pStyle w:val="NormalWeb"/>
        <w:spacing w:before="0" w:beforeAutospacing="0" w:after="240" w:afterAutospacing="0"/>
        <w:rPr>
          <w:color w:val="FF0000"/>
        </w:rPr>
      </w:pPr>
      <w:r>
        <w:rPr>
          <w:color w:val="FF0000"/>
        </w:rPr>
        <w:t>We acknowledge the differences in OD and cell count. However, a p</w:t>
      </w:r>
      <w:r w:rsidR="00A15006" w:rsidRPr="00A15006">
        <w:rPr>
          <w:color w:val="FF0000"/>
        </w:rPr>
        <w:t>revious study has shown that there is a positive correlation between cell counts and OD in ISH</w:t>
      </w:r>
      <w:r>
        <w:rPr>
          <w:color w:val="FF0000"/>
        </w:rPr>
        <w:t xml:space="preserve"> (</w:t>
      </w:r>
      <w:r w:rsidR="007F14C3">
        <w:rPr>
          <w:color w:val="FF0000"/>
        </w:rPr>
        <w:t>Wong &amp; Cummings, 2013</w:t>
      </w:r>
      <w:r>
        <w:rPr>
          <w:color w:val="FF0000"/>
        </w:rPr>
        <w:t>)</w:t>
      </w:r>
      <w:r w:rsidR="00A15006" w:rsidRPr="00A15006">
        <w:rPr>
          <w:color w:val="FF0000"/>
        </w:rPr>
        <w:t>.</w:t>
      </w:r>
      <w:r w:rsidR="004641E1">
        <w:rPr>
          <w:color w:val="FF0000"/>
        </w:rPr>
        <w:t xml:space="preserve"> </w:t>
      </w:r>
      <w:ins w:id="306" w:author="Jamie Corcoran" w:date="2026-05-08T13:19:00Z">
        <w:r w:rsidR="00A33D59">
          <w:rPr>
            <w:color w:val="FF0000"/>
          </w:rPr>
          <w:t>Optical</w:t>
        </w:r>
      </w:ins>
      <w:ins w:id="307" w:author="Jamie Corcoran" w:date="2026-05-08T13:20:00Z">
        <w:r w:rsidR="00A33D59">
          <w:rPr>
            <w:color w:val="FF0000"/>
          </w:rPr>
          <w:t xml:space="preserve"> density can be a semi quant</w:t>
        </w:r>
      </w:ins>
      <w:ins w:id="308" w:author="Jamie Corcoran" w:date="2026-05-09T12:32:00Z">
        <w:r w:rsidR="007D0C61">
          <w:rPr>
            <w:color w:val="FF0000"/>
          </w:rPr>
          <w:t>it</w:t>
        </w:r>
      </w:ins>
      <w:ins w:id="309" w:author="Jamie Corcoran" w:date="2026-05-08T13:20:00Z">
        <w:r w:rsidR="00A33D59">
          <w:rPr>
            <w:color w:val="FF0000"/>
          </w:rPr>
          <w:t xml:space="preserve">ative measure of gene expression (Swordtail paper). However, we do acknowledge that there are limitations to measuring OD. </w:t>
        </w:r>
      </w:ins>
      <w:r w:rsidR="004641E1">
        <w:rPr>
          <w:color w:val="FF0000"/>
        </w:rPr>
        <w:t xml:space="preserve">This is addressed in lines 306-307. </w:t>
      </w:r>
      <w:ins w:id="310" w:author="Jamie Corcoran" w:date="2026-05-08T13:24:00Z">
        <w:r w:rsidR="00A33D59">
          <w:rPr>
            <w:color w:val="FF0000"/>
          </w:rPr>
          <w:t xml:space="preserve">A study of GFAP found </w:t>
        </w:r>
        <w:proofErr w:type="spellStart"/>
        <w:r w:rsidR="00A33D59">
          <w:rPr>
            <w:color w:val="FF0000"/>
          </w:rPr>
          <w:t>a</w:t>
        </w:r>
        <w:proofErr w:type="spellEnd"/>
        <w:r w:rsidR="00A33D59">
          <w:rPr>
            <w:color w:val="FF0000"/>
          </w:rPr>
          <w:t xml:space="preserve"> extremely high relationship between </w:t>
        </w:r>
      </w:ins>
      <w:ins w:id="311" w:author="Jamie Corcoran" w:date="2026-05-08T13:25:00Z">
        <w:r w:rsidR="00A33D59">
          <w:rPr>
            <w:color w:val="FF0000"/>
          </w:rPr>
          <w:t>optical density and protein concentration (</w:t>
        </w:r>
        <w:proofErr w:type="spellStart"/>
        <w:r w:rsidR="00A33D59">
          <w:rPr>
            <w:color w:val="FF0000"/>
          </w:rPr>
          <w:t>Röhl</w:t>
        </w:r>
        <w:proofErr w:type="spellEnd"/>
        <w:r w:rsidR="00A33D59">
          <w:rPr>
            <w:color w:val="FF0000"/>
          </w:rPr>
          <w:t xml:space="preserve"> et al., 2001).</w:t>
        </w:r>
      </w:ins>
      <w:r w:rsidR="00E967AA" w:rsidRPr="00A15006">
        <w:rPr>
          <w:color w:val="FF0000"/>
        </w:rPr>
        <w:br/>
      </w:r>
    </w:p>
    <w:p w14:paraId="3609A4E5" w14:textId="77777777" w:rsidR="00A1039C" w:rsidRDefault="007D0C61">
      <w:bookmarkStart w:id="312" w:name="_GoBack"/>
      <w:bookmarkEnd w:id="312"/>
    </w:p>
    <w:sectPr w:rsidR="00A1039C" w:rsidSect="00B467F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6" w:author="Ryan Wong" w:date="2026-05-05T09:23:00Z" w:initials="RW">
    <w:p w14:paraId="0AE03333" w14:textId="77777777" w:rsidR="00C424EB" w:rsidRDefault="00C424EB" w:rsidP="00C424EB">
      <w:pPr>
        <w:pStyle w:val="CommentText"/>
      </w:pPr>
      <w:r>
        <w:rPr>
          <w:rStyle w:val="CommentReference"/>
        </w:rPr>
        <w:annotationRef/>
      </w:r>
      <w:r>
        <w:t>This sentence doesn’t belong here because comment doesn’t bring up this concern here</w:t>
      </w:r>
    </w:p>
  </w:comment>
  <w:comment w:id="203" w:author="Ryan Wong" w:date="2026-05-05T10:58:00Z" w:initials="RW">
    <w:p w14:paraId="598870BC" w14:textId="77777777" w:rsidR="00507D1A" w:rsidRDefault="00507D1A" w:rsidP="00507D1A">
      <w:pPr>
        <w:pStyle w:val="CommentText"/>
      </w:pPr>
      <w:r>
        <w:rPr>
          <w:rStyle w:val="CommentReference"/>
        </w:rPr>
        <w:annotationRef/>
      </w:r>
      <w:r>
        <w:t>We don’t have any info on this. We do know that they have largely similar gut microbiomes, which indirectly could address metabolic state (</w:t>
      </w:r>
      <w:proofErr w:type="spellStart"/>
      <w:r>
        <w:t>Ayayee</w:t>
      </w:r>
      <w:proofErr w:type="spellEnd"/>
      <w:r>
        <w:t xml:space="preserve"> &amp; Wong 2025). You can also talk to Princess about differences in brain oxidative stress profiles for non-stressed fish and mention that here; she should have ran the analysis to see if there were differences at baseline between bold and shy for </w:t>
      </w:r>
      <w:proofErr w:type="spellStart"/>
      <w:r>
        <w:t>oxdative</w:t>
      </w:r>
      <w:proofErr w:type="spellEnd"/>
      <w:r>
        <w:t xml:space="preserve"> stress/antioxidant markers in her </w:t>
      </w:r>
      <w:proofErr w:type="spellStart"/>
      <w:r>
        <w:t>ms.</w:t>
      </w:r>
      <w:proofErr w:type="spellEnd"/>
      <w:r>
        <w:t xml:space="preserve"> This could be interpreted as a proxy for cellular metabolism/ cellular metabolic state.</w:t>
      </w:r>
    </w:p>
  </w:comment>
  <w:comment w:id="278" w:author="Ryan Wong" w:date="2026-05-05T11:16:00Z" w:initials="RW">
    <w:p w14:paraId="0DA99897" w14:textId="77777777" w:rsidR="003F45E4" w:rsidRDefault="003F45E4" w:rsidP="003F45E4">
      <w:pPr>
        <w:pStyle w:val="CommentText"/>
      </w:pPr>
      <w:r>
        <w:rPr>
          <w:rStyle w:val="CommentReference"/>
        </w:rPr>
        <w:annotationRef/>
      </w:r>
      <w:r>
        <w:t>I think more accurate to say capture initial responses to novelty stressor and where both behavior and cortisol levels are changing due to novelty stressor (first 6 minutes of novelty stressor).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AE03333" w15:done="0"/>
  <w15:commentEx w15:paraId="598870BC" w15:done="0"/>
  <w15:commentEx w15:paraId="0DA998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A07685" w16cex:dateUtc="2026-05-05T14:22:00Z"/>
  <w16cex:commentExtensible w16cex:durableId="2902E146" w16cex:dateUtc="2026-05-05T14:28:00Z"/>
  <w16cex:commentExtensible w16cex:durableId="2A05A303" w16cex:dateUtc="2026-05-05T14:23:00Z"/>
  <w16cex:commentExtensible w16cex:durableId="01B6BC7F" w16cex:dateUtc="2026-05-05T14:28:00Z"/>
  <w16cex:commentExtensible w16cex:durableId="53D126E5" w16cex:dateUtc="2026-05-05T15:29:00Z"/>
  <w16cex:commentExtensible w16cex:durableId="6A520E83" w16cex:dateUtc="2026-05-05T15:32:00Z"/>
  <w16cex:commentExtensible w16cex:durableId="5362F923" w16cex:dateUtc="2026-05-05T15:37:00Z"/>
  <w16cex:commentExtensible w16cex:durableId="212776DB" w16cex:dateUtc="2026-05-05T15:39:00Z"/>
  <w16cex:commentExtensible w16cex:durableId="41910D38" w16cex:dateUtc="2026-05-05T15:52:00Z"/>
  <w16cex:commentExtensible w16cex:durableId="2F355A34" w16cex:dateUtc="2026-05-05T15:52:00Z"/>
  <w16cex:commentExtensible w16cex:durableId="212F1569" w16cex:dateUtc="2026-05-05T15:53:00Z"/>
  <w16cex:commentExtensible w16cex:durableId="6E48D4F0" w16cex:dateUtc="2026-05-05T15:58:00Z"/>
  <w16cex:commentExtensible w16cex:durableId="66C87C64" w16cex:dateUtc="2026-05-05T15:45:00Z"/>
  <w16cex:commentExtensible w16cex:durableId="3778CCC5" w16cex:dateUtc="2026-05-05T15:47:00Z"/>
  <w16cex:commentExtensible w16cex:durableId="659D22AA" w16cex:dateUtc="2026-05-05T15:40:00Z"/>
  <w16cex:commentExtensible w16cex:durableId="406071B0" w16cex:dateUtc="2026-05-05T16:06:00Z"/>
  <w16cex:commentExtensible w16cex:durableId="458E8188" w16cex:dateUtc="2026-05-05T16:10:00Z"/>
  <w16cex:commentExtensible w16cex:durableId="3A7D69DA" w16cex:dateUtc="2026-05-05T16:16:00Z"/>
  <w16cex:commentExtensible w16cex:durableId="5A067E0D" w16cex:dateUtc="2026-05-05T16:14:00Z"/>
  <w16cex:commentExtensible w16cex:durableId="65C2293D" w16cex:dateUtc="2026-05-05T16:17:00Z"/>
  <w16cex:commentExtensible w16cex:durableId="4452DE0A" w16cex:dateUtc="2026-05-05T16:18:00Z"/>
  <w16cex:commentExtensible w16cex:durableId="7D82B4A8" w16cex:dateUtc="2026-05-05T16:20:00Z"/>
  <w16cex:commentExtensible w16cex:durableId="044F5DF1" w16cex:dateUtc="2026-05-05T16:25:00Z"/>
  <w16cex:commentExtensible w16cex:durableId="2A0900B2" w16cex:dateUtc="2026-05-05T16:28:00Z"/>
  <w16cex:commentExtensible w16cex:durableId="1B69697E" w16cex:dateUtc="2026-05-05T16:30:00Z"/>
  <w16cex:commentExtensible w16cex:durableId="6858046E" w16cex:dateUtc="2026-05-05T16:32:00Z"/>
  <w16cex:commentExtensible w16cex:durableId="43E57671" w16cex:dateUtc="2026-05-05T16: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AE03333" w16cid:durableId="2A05A303"/>
  <w16cid:commentId w16cid:paraId="598870BC" w16cid:durableId="6E48D4F0"/>
  <w16cid:commentId w16cid:paraId="0DA99897" w16cid:durableId="3A7D69D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yan Wong">
    <w15:presenceInfo w15:providerId="AD" w15:userId="S::56190710@nebraska.edu::c5946b1e-298c-43ee-b157-64509fb610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9"/>
  <w:proofState w:spelling="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7AA"/>
    <w:rsid w:val="00002AB4"/>
    <w:rsid w:val="00004192"/>
    <w:rsid w:val="0000588D"/>
    <w:rsid w:val="000078C0"/>
    <w:rsid w:val="000539AE"/>
    <w:rsid w:val="000B7189"/>
    <w:rsid w:val="000F7915"/>
    <w:rsid w:val="00103C64"/>
    <w:rsid w:val="00115714"/>
    <w:rsid w:val="001405D7"/>
    <w:rsid w:val="00142D29"/>
    <w:rsid w:val="001457AC"/>
    <w:rsid w:val="00146896"/>
    <w:rsid w:val="00170698"/>
    <w:rsid w:val="001762C5"/>
    <w:rsid w:val="00192178"/>
    <w:rsid w:val="001C31C6"/>
    <w:rsid w:val="002173EA"/>
    <w:rsid w:val="002575C2"/>
    <w:rsid w:val="00281411"/>
    <w:rsid w:val="002A76BB"/>
    <w:rsid w:val="002A7D80"/>
    <w:rsid w:val="002D30CF"/>
    <w:rsid w:val="002F1B23"/>
    <w:rsid w:val="0031477E"/>
    <w:rsid w:val="003269D9"/>
    <w:rsid w:val="00341DCD"/>
    <w:rsid w:val="00377477"/>
    <w:rsid w:val="00382B30"/>
    <w:rsid w:val="00383947"/>
    <w:rsid w:val="003A4603"/>
    <w:rsid w:val="003B01D0"/>
    <w:rsid w:val="003B2697"/>
    <w:rsid w:val="003F0D99"/>
    <w:rsid w:val="003F142A"/>
    <w:rsid w:val="003F45E4"/>
    <w:rsid w:val="004200C1"/>
    <w:rsid w:val="00454F01"/>
    <w:rsid w:val="004626C9"/>
    <w:rsid w:val="004641E1"/>
    <w:rsid w:val="00471D75"/>
    <w:rsid w:val="004942F8"/>
    <w:rsid w:val="004B1A57"/>
    <w:rsid w:val="004D0CFB"/>
    <w:rsid w:val="004D2EBB"/>
    <w:rsid w:val="00507D1A"/>
    <w:rsid w:val="005169D0"/>
    <w:rsid w:val="00517282"/>
    <w:rsid w:val="005269C9"/>
    <w:rsid w:val="00540781"/>
    <w:rsid w:val="0056297F"/>
    <w:rsid w:val="0059626A"/>
    <w:rsid w:val="005C53D8"/>
    <w:rsid w:val="005D30DB"/>
    <w:rsid w:val="005E3A6A"/>
    <w:rsid w:val="005E5766"/>
    <w:rsid w:val="005F007D"/>
    <w:rsid w:val="005F53EE"/>
    <w:rsid w:val="00634B33"/>
    <w:rsid w:val="0066563E"/>
    <w:rsid w:val="0066661E"/>
    <w:rsid w:val="00677D77"/>
    <w:rsid w:val="006C4E7D"/>
    <w:rsid w:val="006F5725"/>
    <w:rsid w:val="007131E9"/>
    <w:rsid w:val="00736DC7"/>
    <w:rsid w:val="007D0C61"/>
    <w:rsid w:val="007D2F96"/>
    <w:rsid w:val="007F14C3"/>
    <w:rsid w:val="007F7359"/>
    <w:rsid w:val="008223AB"/>
    <w:rsid w:val="008226ED"/>
    <w:rsid w:val="0085272A"/>
    <w:rsid w:val="008771EC"/>
    <w:rsid w:val="0089713D"/>
    <w:rsid w:val="008D0AD7"/>
    <w:rsid w:val="008D4BB3"/>
    <w:rsid w:val="008E48C1"/>
    <w:rsid w:val="00903F08"/>
    <w:rsid w:val="009270D1"/>
    <w:rsid w:val="009314ED"/>
    <w:rsid w:val="00931D3A"/>
    <w:rsid w:val="009637A9"/>
    <w:rsid w:val="009850F7"/>
    <w:rsid w:val="00991946"/>
    <w:rsid w:val="009C2229"/>
    <w:rsid w:val="00A15006"/>
    <w:rsid w:val="00A30A0E"/>
    <w:rsid w:val="00A33D59"/>
    <w:rsid w:val="00A3788C"/>
    <w:rsid w:val="00A72614"/>
    <w:rsid w:val="00A801DF"/>
    <w:rsid w:val="00A83830"/>
    <w:rsid w:val="00A92C38"/>
    <w:rsid w:val="00A94967"/>
    <w:rsid w:val="00A95D20"/>
    <w:rsid w:val="00A96048"/>
    <w:rsid w:val="00B12F12"/>
    <w:rsid w:val="00B42884"/>
    <w:rsid w:val="00B45580"/>
    <w:rsid w:val="00B467F5"/>
    <w:rsid w:val="00B56EAB"/>
    <w:rsid w:val="00B86300"/>
    <w:rsid w:val="00BB768C"/>
    <w:rsid w:val="00BF150A"/>
    <w:rsid w:val="00BF628F"/>
    <w:rsid w:val="00C403AD"/>
    <w:rsid w:val="00C424EB"/>
    <w:rsid w:val="00C659EB"/>
    <w:rsid w:val="00C7348E"/>
    <w:rsid w:val="00C74B37"/>
    <w:rsid w:val="00C843DF"/>
    <w:rsid w:val="00CB00D4"/>
    <w:rsid w:val="00CB4B8D"/>
    <w:rsid w:val="00CC1A52"/>
    <w:rsid w:val="00CE7723"/>
    <w:rsid w:val="00CF02BD"/>
    <w:rsid w:val="00D07F39"/>
    <w:rsid w:val="00D138A5"/>
    <w:rsid w:val="00D56D22"/>
    <w:rsid w:val="00DC5E50"/>
    <w:rsid w:val="00DD5778"/>
    <w:rsid w:val="00E63B85"/>
    <w:rsid w:val="00E967AA"/>
    <w:rsid w:val="00EE5B73"/>
    <w:rsid w:val="00EF0515"/>
    <w:rsid w:val="00F405DA"/>
    <w:rsid w:val="00F44AE2"/>
    <w:rsid w:val="00F552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28CE1"/>
  <w15:chartTrackingRefBased/>
  <w15:docId w15:val="{5A1FF880-B245-EC41-8034-DEBA6A199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F628F"/>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967AA"/>
    <w:pPr>
      <w:spacing w:before="100" w:beforeAutospacing="1" w:after="100" w:afterAutospacing="1"/>
    </w:pPr>
  </w:style>
  <w:style w:type="character" w:styleId="Hyperlink">
    <w:name w:val="Hyperlink"/>
    <w:basedOn w:val="DefaultParagraphFont"/>
    <w:uiPriority w:val="99"/>
    <w:unhideWhenUsed/>
    <w:rsid w:val="00E967AA"/>
    <w:rPr>
      <w:color w:val="0000FF"/>
      <w:u w:val="single"/>
    </w:rPr>
  </w:style>
  <w:style w:type="character" w:styleId="UnresolvedMention">
    <w:name w:val="Unresolved Mention"/>
    <w:basedOn w:val="DefaultParagraphFont"/>
    <w:uiPriority w:val="99"/>
    <w:semiHidden/>
    <w:unhideWhenUsed/>
    <w:rsid w:val="00E967AA"/>
    <w:rPr>
      <w:color w:val="605E5C"/>
      <w:shd w:val="clear" w:color="auto" w:fill="E1DFDD"/>
    </w:rPr>
  </w:style>
  <w:style w:type="character" w:styleId="CommentReference">
    <w:name w:val="annotation reference"/>
    <w:basedOn w:val="DefaultParagraphFont"/>
    <w:uiPriority w:val="99"/>
    <w:semiHidden/>
    <w:unhideWhenUsed/>
    <w:rsid w:val="00F405DA"/>
    <w:rPr>
      <w:sz w:val="16"/>
      <w:szCs w:val="16"/>
    </w:rPr>
  </w:style>
  <w:style w:type="paragraph" w:styleId="CommentText">
    <w:name w:val="annotation text"/>
    <w:basedOn w:val="Normal"/>
    <w:link w:val="CommentTextChar"/>
    <w:uiPriority w:val="99"/>
    <w:unhideWhenUsed/>
    <w:rsid w:val="00F405DA"/>
    <w:rPr>
      <w:sz w:val="20"/>
      <w:szCs w:val="20"/>
    </w:rPr>
  </w:style>
  <w:style w:type="character" w:customStyle="1" w:styleId="CommentTextChar">
    <w:name w:val="Comment Text Char"/>
    <w:basedOn w:val="DefaultParagraphFont"/>
    <w:link w:val="CommentText"/>
    <w:uiPriority w:val="99"/>
    <w:rsid w:val="00F405D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405DA"/>
    <w:rPr>
      <w:b/>
      <w:bCs/>
    </w:rPr>
  </w:style>
  <w:style w:type="character" w:customStyle="1" w:styleId="CommentSubjectChar">
    <w:name w:val="Comment Subject Char"/>
    <w:basedOn w:val="CommentTextChar"/>
    <w:link w:val="CommentSubject"/>
    <w:uiPriority w:val="99"/>
    <w:semiHidden/>
    <w:rsid w:val="00F405DA"/>
    <w:rPr>
      <w:rFonts w:ascii="Times New Roman" w:eastAsia="Times New Roman" w:hAnsi="Times New Roman" w:cs="Times New Roman"/>
      <w:b/>
      <w:bCs/>
      <w:sz w:val="20"/>
      <w:szCs w:val="20"/>
    </w:rPr>
  </w:style>
  <w:style w:type="paragraph" w:styleId="Revision">
    <w:name w:val="Revision"/>
    <w:hidden/>
    <w:uiPriority w:val="99"/>
    <w:semiHidden/>
    <w:rsid w:val="00A83830"/>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281411"/>
    <w:rPr>
      <w:sz w:val="18"/>
      <w:szCs w:val="18"/>
    </w:rPr>
  </w:style>
  <w:style w:type="character" w:customStyle="1" w:styleId="BalloonTextChar">
    <w:name w:val="Balloon Text Char"/>
    <w:basedOn w:val="DefaultParagraphFont"/>
    <w:link w:val="BalloonText"/>
    <w:uiPriority w:val="99"/>
    <w:semiHidden/>
    <w:rsid w:val="00281411"/>
    <w:rPr>
      <w:rFonts w:ascii="Times New Roman" w:eastAsia="Times New Roman" w:hAnsi="Times New Roman" w:cs="Times New Roman"/>
      <w:sz w:val="18"/>
      <w:szCs w:val="18"/>
    </w:rPr>
  </w:style>
  <w:style w:type="character" w:customStyle="1" w:styleId="markenmqz2c6r">
    <w:name w:val="markenmqz2c6r"/>
    <w:basedOn w:val="DefaultParagraphFont"/>
    <w:rsid w:val="00281411"/>
  </w:style>
  <w:style w:type="character" w:styleId="FollowedHyperlink">
    <w:name w:val="FollowedHyperlink"/>
    <w:basedOn w:val="DefaultParagraphFont"/>
    <w:uiPriority w:val="99"/>
    <w:semiHidden/>
    <w:unhideWhenUsed/>
    <w:rsid w:val="0031477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9255943">
      <w:bodyDiv w:val="1"/>
      <w:marLeft w:val="0"/>
      <w:marRight w:val="0"/>
      <w:marTop w:val="0"/>
      <w:marBottom w:val="0"/>
      <w:divBdr>
        <w:top w:val="none" w:sz="0" w:space="0" w:color="auto"/>
        <w:left w:val="none" w:sz="0" w:space="0" w:color="auto"/>
        <w:bottom w:val="none" w:sz="0" w:space="0" w:color="auto"/>
        <w:right w:val="none" w:sz="0" w:space="0" w:color="auto"/>
      </w:divBdr>
    </w:div>
    <w:div w:id="767697962">
      <w:bodyDiv w:val="1"/>
      <w:marLeft w:val="0"/>
      <w:marRight w:val="0"/>
      <w:marTop w:val="0"/>
      <w:marBottom w:val="0"/>
      <w:divBdr>
        <w:top w:val="none" w:sz="0" w:space="0" w:color="auto"/>
        <w:left w:val="none" w:sz="0" w:space="0" w:color="auto"/>
        <w:bottom w:val="none" w:sz="0" w:space="0" w:color="auto"/>
        <w:right w:val="none" w:sz="0" w:space="0" w:color="auto"/>
      </w:divBdr>
    </w:div>
    <w:div w:id="861088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microsoft.com/office/2018/08/relationships/commentsExtensible" Target="commentsExtensible.xml"/><Relationship Id="rId4" Type="http://schemas.openxmlformats.org/officeDocument/2006/relationships/comments" Target="commen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9</Pages>
  <Words>5056</Words>
  <Characters>28822</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Corcoran</dc:creator>
  <cp:keywords/>
  <dc:description/>
  <cp:lastModifiedBy>Jamie Corcoran</cp:lastModifiedBy>
  <cp:revision>123</cp:revision>
  <dcterms:created xsi:type="dcterms:W3CDTF">2026-04-03T20:43:00Z</dcterms:created>
  <dcterms:modified xsi:type="dcterms:W3CDTF">2026-05-09T17:32:00Z</dcterms:modified>
</cp:coreProperties>
</file>